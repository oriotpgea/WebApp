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01E8" w14:textId="77777777" w:rsidR="00425917" w:rsidRPr="00425917" w:rsidRDefault="00425917" w:rsidP="00425917">
      <w:r w:rsidRPr="00425917">
        <w:rPr>
          <w:b/>
          <w:bCs/>
        </w:rPr>
        <w:t xml:space="preserve">Piano di Sviluppo - Orienteering </w:t>
      </w:r>
      <w:proofErr w:type="spellStart"/>
      <w:r w:rsidRPr="00425917">
        <w:rPr>
          <w:b/>
          <w:bCs/>
        </w:rPr>
        <w:t>WebApp</w:t>
      </w:r>
      <w:proofErr w:type="spellEnd"/>
      <w:r w:rsidRPr="00425917">
        <w:rPr>
          <w:b/>
          <w:bCs/>
        </w:rPr>
        <w:t xml:space="preserve"> — Documento di contesto da allegare all'inizio di ogni chat</w:t>
      </w:r>
    </w:p>
    <w:p w14:paraId="77E20096" w14:textId="77777777" w:rsidR="00425917" w:rsidRPr="00425917" w:rsidRDefault="00000000" w:rsidP="00425917">
      <w:r>
        <w:pict w14:anchorId="4DA14348">
          <v:rect id="_x0000_i1025" style="width:0;height:1.5pt" o:hralign="center" o:hrstd="t" o:hr="t" fillcolor="#a0a0a0" stroked="f"/>
        </w:pict>
      </w:r>
    </w:p>
    <w:p w14:paraId="343D7C7E" w14:textId="77777777" w:rsidR="00425917" w:rsidRPr="00425917" w:rsidRDefault="00425917" w:rsidP="00425917">
      <w:r w:rsidRPr="00425917">
        <w:rPr>
          <w:b/>
          <w:bCs/>
        </w:rPr>
        <w:t>Contesto del Progetto</w:t>
      </w:r>
    </w:p>
    <w:p w14:paraId="35DDCD4F" w14:textId="77777777" w:rsidR="00425917" w:rsidRPr="00425917" w:rsidRDefault="00425917" w:rsidP="00425917">
      <w:proofErr w:type="spellStart"/>
      <w:r w:rsidRPr="00425917">
        <w:t>WebApp</w:t>
      </w:r>
      <w:proofErr w:type="spellEnd"/>
      <w:r w:rsidRPr="00425917">
        <w:t xml:space="preserve"> per eventi di orienteering urbano (tipo caccia al tesoro). Stack: </w:t>
      </w:r>
      <w:proofErr w:type="spellStart"/>
      <w:r w:rsidRPr="00425917">
        <w:t>Firebase</w:t>
      </w:r>
      <w:proofErr w:type="spellEnd"/>
      <w:r w:rsidRPr="00425917">
        <w:t xml:space="preserve"> Auth, </w:t>
      </w:r>
      <w:proofErr w:type="spellStart"/>
      <w:r w:rsidRPr="00425917">
        <w:t>Firestore</w:t>
      </w:r>
      <w:proofErr w:type="spellEnd"/>
      <w:r w:rsidRPr="00425917">
        <w:t xml:space="preserve">, </w:t>
      </w:r>
      <w:proofErr w:type="spellStart"/>
      <w:r w:rsidRPr="00425917">
        <w:t>Firebase</w:t>
      </w:r>
      <w:proofErr w:type="spellEnd"/>
      <w:r w:rsidRPr="00425917">
        <w:t xml:space="preserve"> Storage, </w:t>
      </w:r>
      <w:proofErr w:type="spellStart"/>
      <w:r w:rsidRPr="00425917">
        <w:t>Tailwind</w:t>
      </w:r>
      <w:proofErr w:type="spellEnd"/>
      <w:r w:rsidRPr="00425917">
        <w:t xml:space="preserve"> CSS, Lucide </w:t>
      </w:r>
      <w:proofErr w:type="spellStart"/>
      <w:r w:rsidRPr="00425917">
        <w:t>Icons</w:t>
      </w:r>
      <w:proofErr w:type="spellEnd"/>
      <w:r w:rsidRPr="00425917">
        <w:t xml:space="preserve">. File principali: index.html, script.js, style.css, più pagine statiche tipo piacenza-svelata.html. L'evento di riferimento (Piacenza Svelata 2026) ha avuto ~100 squadre, ~55 checkpoint testuali, ~3.200-3.600 </w:t>
      </w:r>
      <w:proofErr w:type="spellStart"/>
      <w:r w:rsidRPr="00425917">
        <w:t>submissions</w:t>
      </w:r>
      <w:proofErr w:type="spellEnd"/>
      <w:r w:rsidRPr="00425917">
        <w:t xml:space="preserve"> totali nell'arco di 3 ore. Nessun problema lato utente. Problemi lato organizzatore: dashboard lenta e </w:t>
      </w:r>
      <w:proofErr w:type="spellStart"/>
      <w:r w:rsidRPr="00425917">
        <w:t>laggosa</w:t>
      </w:r>
      <w:proofErr w:type="spellEnd"/>
      <w:r w:rsidRPr="00425917">
        <w:t xml:space="preserve">, live tracking lento e visibile solo in </w:t>
      </w:r>
      <w:proofErr w:type="spellStart"/>
      <w:r w:rsidRPr="00425917">
        <w:t>fullscreen</w:t>
      </w:r>
      <w:proofErr w:type="spellEnd"/>
      <w:r w:rsidRPr="00425917">
        <w:t>.</w:t>
      </w:r>
    </w:p>
    <w:p w14:paraId="191A19E2" w14:textId="77777777" w:rsidR="00425917" w:rsidRPr="00425917" w:rsidRDefault="00000000" w:rsidP="00425917">
      <w:r>
        <w:pict w14:anchorId="3E9F0124">
          <v:rect id="_x0000_i1026" style="width:0;height:1.5pt" o:hralign="center" o:hrstd="t" o:hr="t" fillcolor="#a0a0a0" stroked="f"/>
        </w:pict>
      </w:r>
    </w:p>
    <w:p w14:paraId="195F9FD6" w14:textId="77777777" w:rsidR="00425917" w:rsidRPr="00425917" w:rsidRDefault="00425917" w:rsidP="00425917">
      <w:r w:rsidRPr="00425917">
        <w:rPr>
          <w:b/>
          <w:bCs/>
        </w:rPr>
        <w:t>Problemi Identificati</w:t>
      </w:r>
    </w:p>
    <w:p w14:paraId="04839915" w14:textId="77777777" w:rsidR="00425917" w:rsidRPr="00425917" w:rsidRDefault="00425917" w:rsidP="00425917">
      <w:r w:rsidRPr="00425917">
        <w:t>Performance:</w:t>
      </w:r>
    </w:p>
    <w:p w14:paraId="479460EB" w14:textId="77777777" w:rsidR="00425917" w:rsidRPr="00425917" w:rsidRDefault="00425917" w:rsidP="00425917">
      <w:pPr>
        <w:numPr>
          <w:ilvl w:val="0"/>
          <w:numId w:val="22"/>
        </w:numPr>
      </w:pPr>
      <w:r w:rsidRPr="00425917">
        <w:t xml:space="preserve">Tre </w:t>
      </w:r>
      <w:proofErr w:type="spellStart"/>
      <w:r w:rsidRPr="00425917">
        <w:t>listener</w:t>
      </w:r>
      <w:proofErr w:type="spellEnd"/>
      <w:r w:rsidRPr="00425917">
        <w:t xml:space="preserve"> </w:t>
      </w:r>
      <w:proofErr w:type="spellStart"/>
      <w:r w:rsidRPr="00425917">
        <w:t>onSnapshot</w:t>
      </w:r>
      <w:proofErr w:type="spellEnd"/>
      <w:r w:rsidRPr="00425917">
        <w:t xml:space="preserve"> paralleli su teams, checkpoints, </w:t>
      </w:r>
      <w:proofErr w:type="spellStart"/>
      <w:r w:rsidRPr="00425917">
        <w:t>submissions</w:t>
      </w:r>
      <w:proofErr w:type="spellEnd"/>
      <w:r w:rsidRPr="00425917">
        <w:t xml:space="preserve"> nella dashboard</w:t>
      </w:r>
    </w:p>
    <w:p w14:paraId="2256EA3E" w14:textId="77777777" w:rsidR="00425917" w:rsidRPr="00425917" w:rsidRDefault="00425917" w:rsidP="00425917">
      <w:pPr>
        <w:numPr>
          <w:ilvl w:val="0"/>
          <w:numId w:val="22"/>
        </w:numPr>
      </w:pPr>
      <w:r w:rsidRPr="00425917">
        <w:t xml:space="preserve">La </w:t>
      </w:r>
      <w:proofErr w:type="spellStart"/>
      <w:r w:rsidRPr="00425917">
        <w:t>collection</w:t>
      </w:r>
      <w:proofErr w:type="spellEnd"/>
      <w:r w:rsidRPr="00425917">
        <w:t xml:space="preserve"> </w:t>
      </w:r>
      <w:proofErr w:type="spellStart"/>
      <w:r w:rsidRPr="00425917">
        <w:t>submissions</w:t>
      </w:r>
      <w:proofErr w:type="spellEnd"/>
      <w:r w:rsidRPr="00425917">
        <w:t xml:space="preserve"> è globale e </w:t>
      </w:r>
      <w:proofErr w:type="spellStart"/>
      <w:r w:rsidRPr="00425917">
        <w:t>flat</w:t>
      </w:r>
      <w:proofErr w:type="spellEnd"/>
      <w:r w:rsidRPr="00425917">
        <w:t xml:space="preserve"> (filtrata per </w:t>
      </w:r>
      <w:proofErr w:type="spellStart"/>
      <w:r w:rsidRPr="00425917">
        <w:t>eventId</w:t>
      </w:r>
      <w:proofErr w:type="spellEnd"/>
      <w:r w:rsidRPr="00425917">
        <w:t>): scala male con molti eventi storici</w:t>
      </w:r>
    </w:p>
    <w:p w14:paraId="7B652250" w14:textId="77777777" w:rsidR="00425917" w:rsidRPr="00425917" w:rsidRDefault="00425917" w:rsidP="00425917">
      <w:pPr>
        <w:numPr>
          <w:ilvl w:val="0"/>
          <w:numId w:val="22"/>
        </w:numPr>
      </w:pPr>
      <w:proofErr w:type="spellStart"/>
      <w:r w:rsidRPr="00425917">
        <w:t>updateDashboardDOM</w:t>
      </w:r>
      <w:proofErr w:type="spellEnd"/>
      <w:r w:rsidRPr="00425917">
        <w:t xml:space="preserve"> ricalcola tutto da zero ad ogni update, anche con </w:t>
      </w:r>
      <w:proofErr w:type="spellStart"/>
      <w:r w:rsidRPr="00425917">
        <w:t>debounce</w:t>
      </w:r>
      <w:proofErr w:type="spellEnd"/>
    </w:p>
    <w:p w14:paraId="71E25670" w14:textId="77777777" w:rsidR="00425917" w:rsidRPr="00425917" w:rsidRDefault="00425917" w:rsidP="00425917">
      <w:pPr>
        <w:numPr>
          <w:ilvl w:val="0"/>
          <w:numId w:val="22"/>
        </w:numPr>
      </w:pPr>
      <w:r w:rsidRPr="00425917">
        <w:t xml:space="preserve">Il live tracking si </w:t>
      </w:r>
      <w:proofErr w:type="spellStart"/>
      <w:r w:rsidRPr="00425917">
        <w:t>rirenderizza</w:t>
      </w:r>
      <w:proofErr w:type="spellEnd"/>
      <w:r w:rsidRPr="00425917">
        <w:t xml:space="preserve"> ad ogni nuova </w:t>
      </w:r>
      <w:proofErr w:type="spellStart"/>
      <w:r w:rsidRPr="00425917">
        <w:t>submission</w:t>
      </w:r>
      <w:proofErr w:type="spellEnd"/>
    </w:p>
    <w:p w14:paraId="131AFECD" w14:textId="77777777" w:rsidR="00425917" w:rsidRPr="00425917" w:rsidRDefault="00425917" w:rsidP="00425917">
      <w:pPr>
        <w:numPr>
          <w:ilvl w:val="0"/>
          <w:numId w:val="22"/>
        </w:numPr>
      </w:pPr>
      <w:r w:rsidRPr="00425917">
        <w:t xml:space="preserve">La griglia organizzatore (100 squadre × 55 checkpoint = 5.500 celle) è </w:t>
      </w:r>
      <w:proofErr w:type="spellStart"/>
      <w:r w:rsidRPr="00425917">
        <w:t>computazionalmente</w:t>
      </w:r>
      <w:proofErr w:type="spellEnd"/>
      <w:r w:rsidRPr="00425917">
        <w:t xml:space="preserve"> pesante</w:t>
      </w:r>
    </w:p>
    <w:p w14:paraId="0DADB88C" w14:textId="77777777" w:rsidR="00425917" w:rsidRPr="00425917" w:rsidRDefault="00425917" w:rsidP="00425917">
      <w:r w:rsidRPr="00425917">
        <w:t>Struttura dati:</w:t>
      </w:r>
    </w:p>
    <w:p w14:paraId="5C8D7D91" w14:textId="77777777" w:rsidR="00425917" w:rsidRPr="00425917" w:rsidRDefault="00425917" w:rsidP="00425917">
      <w:pPr>
        <w:numPr>
          <w:ilvl w:val="0"/>
          <w:numId w:val="23"/>
        </w:numPr>
      </w:pPr>
      <w:r w:rsidRPr="00425917">
        <w:t>Un utente può essere iscritto a un solo evento alla volta (</w:t>
      </w:r>
      <w:proofErr w:type="spellStart"/>
      <w:r w:rsidRPr="00425917">
        <w:t>currentEventId</w:t>
      </w:r>
      <w:proofErr w:type="spellEnd"/>
      <w:r w:rsidRPr="00425917">
        <w:t xml:space="preserve"> singolo nel profilo)</w:t>
      </w:r>
    </w:p>
    <w:p w14:paraId="3B17120C" w14:textId="77777777" w:rsidR="00425917" w:rsidRPr="00425917" w:rsidRDefault="00425917" w:rsidP="00425917">
      <w:pPr>
        <w:numPr>
          <w:ilvl w:val="0"/>
          <w:numId w:val="23"/>
        </w:numPr>
      </w:pPr>
      <w:r w:rsidRPr="00425917">
        <w:t>Nessun documento aggregato per team: la classifica viene ricalcolata client-side ogni volta</w:t>
      </w:r>
    </w:p>
    <w:p w14:paraId="7F1C1F30" w14:textId="77777777" w:rsidR="00425917" w:rsidRPr="00425917" w:rsidRDefault="00425917" w:rsidP="00425917">
      <w:pPr>
        <w:numPr>
          <w:ilvl w:val="0"/>
          <w:numId w:val="23"/>
        </w:numPr>
      </w:pPr>
      <w:r w:rsidRPr="00425917">
        <w:t xml:space="preserve">La duplicazione evento è complicata dalla struttura </w:t>
      </w:r>
      <w:proofErr w:type="spellStart"/>
      <w:r w:rsidRPr="00425917">
        <w:t>flat</w:t>
      </w:r>
      <w:proofErr w:type="spellEnd"/>
      <w:r w:rsidRPr="00425917">
        <w:t xml:space="preserve"> delle </w:t>
      </w:r>
      <w:proofErr w:type="spellStart"/>
      <w:r w:rsidRPr="00425917">
        <w:t>submissions</w:t>
      </w:r>
      <w:proofErr w:type="spellEnd"/>
    </w:p>
    <w:p w14:paraId="74E5638E" w14:textId="77777777" w:rsidR="00425917" w:rsidRPr="00425917" w:rsidRDefault="00425917" w:rsidP="00425917">
      <w:r w:rsidRPr="00425917">
        <w:t>UX organizzatore:</w:t>
      </w:r>
    </w:p>
    <w:p w14:paraId="1F2926D0" w14:textId="77777777" w:rsidR="00425917" w:rsidRPr="00425917" w:rsidRDefault="00425917" w:rsidP="00425917">
      <w:pPr>
        <w:numPr>
          <w:ilvl w:val="0"/>
          <w:numId w:val="24"/>
        </w:numPr>
      </w:pPr>
      <w:del w:id="0" w:author="Unknown">
        <w:r w:rsidRPr="00425917">
          <w:delText>Non è possibile eliminare checkpoint dall'editor (bug o feature mancante da verificare)</w:delText>
        </w:r>
      </w:del>
      <w:r w:rsidRPr="00425917">
        <w:t xml:space="preserve">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RISOLTO</w:t>
      </w:r>
    </w:p>
    <w:p w14:paraId="08C2C684" w14:textId="77777777" w:rsidR="00425917" w:rsidRPr="00425917" w:rsidRDefault="00425917" w:rsidP="00425917">
      <w:pPr>
        <w:numPr>
          <w:ilvl w:val="0"/>
          <w:numId w:val="24"/>
        </w:numPr>
      </w:pPr>
      <w:del w:id="1" w:author="Unknown">
        <w:r w:rsidRPr="00425917">
          <w:delText>Non esiste la duplicazione di un evento esistente</w:delText>
        </w:r>
      </w:del>
      <w:r w:rsidRPr="00425917">
        <w:t xml:space="preserve">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RISOLTO</w:t>
      </w:r>
    </w:p>
    <w:p w14:paraId="33467E56" w14:textId="77777777" w:rsidR="00425917" w:rsidRPr="00425917" w:rsidRDefault="00425917" w:rsidP="00425917">
      <w:r w:rsidRPr="00425917">
        <w:t>UX partecipante:</w:t>
      </w:r>
    </w:p>
    <w:p w14:paraId="32696E8D" w14:textId="77777777" w:rsidR="00425917" w:rsidRPr="00425917" w:rsidRDefault="00425917" w:rsidP="00425917">
      <w:pPr>
        <w:numPr>
          <w:ilvl w:val="0"/>
          <w:numId w:val="25"/>
        </w:numPr>
      </w:pPr>
      <w:del w:id="2" w:author="Unknown">
        <w:r w:rsidRPr="00425917">
          <w:delText>Il verde sui checkpoint completati suggerisce "risposta corretta" invece di "risposta inviata"</w:delText>
        </w:r>
      </w:del>
      <w:r w:rsidRPr="00425917">
        <w:t xml:space="preserve">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RISOLTO</w:t>
      </w:r>
    </w:p>
    <w:p w14:paraId="11C2F1BD" w14:textId="77777777" w:rsidR="00425917" w:rsidRPr="00425917" w:rsidRDefault="00425917" w:rsidP="00425917">
      <w:pPr>
        <w:numPr>
          <w:ilvl w:val="0"/>
          <w:numId w:val="25"/>
        </w:numPr>
      </w:pPr>
      <w:del w:id="3" w:author="Unknown">
        <w:r w:rsidRPr="00425917">
          <w:delText>Non esiste un checkpoint "finale" che blocchi tutte le altre risposte una volta completato</w:delText>
        </w:r>
      </w:del>
      <w:r w:rsidRPr="00425917">
        <w:t xml:space="preserve">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RISOLTO</w:t>
      </w:r>
    </w:p>
    <w:p w14:paraId="7EC0A351" w14:textId="77777777" w:rsidR="00425917" w:rsidRPr="00425917" w:rsidRDefault="00000000" w:rsidP="00425917">
      <w:r>
        <w:pict w14:anchorId="74FB8FB3">
          <v:rect id="_x0000_i1027" style="width:0;height:1.5pt" o:hralign="center" o:hrstd="t" o:hr="t" fillcolor="#a0a0a0" stroked="f"/>
        </w:pict>
      </w:r>
    </w:p>
    <w:p w14:paraId="3F465B74" w14:textId="77777777" w:rsidR="00425917" w:rsidRPr="00425917" w:rsidRDefault="00425917" w:rsidP="00425917">
      <w:r w:rsidRPr="00425917">
        <w:rPr>
          <w:b/>
          <w:bCs/>
        </w:rPr>
        <w:t>Architettura Attuale</w:t>
      </w:r>
    </w:p>
    <w:p w14:paraId="092F42E4" w14:textId="77777777" w:rsidR="00425917" w:rsidRPr="00425917" w:rsidRDefault="00425917" w:rsidP="00425917">
      <w:r w:rsidRPr="00425917">
        <w:lastRenderedPageBreak/>
        <w:t>users/{</w:t>
      </w:r>
      <w:proofErr w:type="spellStart"/>
      <w:r w:rsidRPr="00425917">
        <w:t>uid</w:t>
      </w:r>
      <w:proofErr w:type="spellEnd"/>
      <w:r w:rsidRPr="00425917">
        <w:t>}</w:t>
      </w:r>
    </w:p>
    <w:p w14:paraId="7525DED2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role</w:t>
      </w:r>
      <w:proofErr w:type="spellEnd"/>
      <w:r w:rsidRPr="00425917">
        <w:t>: 'organizer' | '</w:t>
      </w:r>
      <w:proofErr w:type="spellStart"/>
      <w:r w:rsidRPr="00425917">
        <w:t>participant</w:t>
      </w:r>
      <w:proofErr w:type="spellEnd"/>
      <w:r w:rsidRPr="00425917">
        <w:t>'</w:t>
      </w:r>
    </w:p>
    <w:p w14:paraId="48E20EC2" w14:textId="77777777" w:rsidR="00425917" w:rsidRPr="00425917" w:rsidRDefault="00425917" w:rsidP="00425917">
      <w:r w:rsidRPr="00425917">
        <w:t xml:space="preserve">  events: {</w:t>
      </w:r>
    </w:p>
    <w:p w14:paraId="235CF4AE" w14:textId="77777777" w:rsidR="00425917" w:rsidRPr="00425917" w:rsidRDefault="00425917" w:rsidP="00425917">
      <w:r w:rsidRPr="00425917">
        <w:t xml:space="preserve">    '{</w:t>
      </w:r>
      <w:proofErr w:type="spellStart"/>
      <w:r w:rsidRPr="00425917">
        <w:t>eventId</w:t>
      </w:r>
      <w:proofErr w:type="spellEnd"/>
      <w:r w:rsidRPr="00425917">
        <w:t xml:space="preserve">}': { </w:t>
      </w:r>
      <w:proofErr w:type="spellStart"/>
      <w:r w:rsidRPr="00425917">
        <w:t>joinedAt</w:t>
      </w:r>
      <w:proofErr w:type="spellEnd"/>
      <w:r w:rsidRPr="00425917">
        <w:t xml:space="preserve">: </w:t>
      </w:r>
      <w:proofErr w:type="spellStart"/>
      <w:r w:rsidRPr="00425917">
        <w:t>timestamp</w:t>
      </w:r>
      <w:proofErr w:type="spellEnd"/>
      <w:r w:rsidRPr="00425917">
        <w:t xml:space="preserve"> }</w:t>
      </w:r>
    </w:p>
    <w:p w14:paraId="402386A3" w14:textId="77777777" w:rsidR="00425917" w:rsidRPr="00425917" w:rsidRDefault="00425917" w:rsidP="00425917">
      <w:r w:rsidRPr="00425917">
        <w:t xml:space="preserve">  }</w:t>
      </w:r>
    </w:p>
    <w:p w14:paraId="2DF0E35F" w14:textId="77777777" w:rsidR="00425917" w:rsidRPr="00425917" w:rsidRDefault="00425917" w:rsidP="00425917"/>
    <w:p w14:paraId="0D4F8A48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</w:t>
      </w:r>
    </w:p>
    <w:p w14:paraId="3F78ACAB" w14:textId="77777777" w:rsidR="00425917" w:rsidRPr="00425917" w:rsidRDefault="00425917" w:rsidP="00425917">
      <w:r w:rsidRPr="00425917">
        <w:t xml:space="preserve">  name, </w:t>
      </w:r>
      <w:proofErr w:type="spellStart"/>
      <w:r w:rsidRPr="00425917">
        <w:t>joinCode</w:t>
      </w:r>
      <w:proofErr w:type="spellEnd"/>
      <w:r w:rsidRPr="00425917">
        <w:t xml:space="preserve">, </w:t>
      </w:r>
      <w:proofErr w:type="spellStart"/>
      <w:r w:rsidRPr="00425917">
        <w:t>organizerId</w:t>
      </w:r>
      <w:proofErr w:type="spellEnd"/>
      <w:r w:rsidRPr="00425917">
        <w:t xml:space="preserve">, status, </w:t>
      </w:r>
      <w:proofErr w:type="spellStart"/>
      <w:r w:rsidRPr="00425917">
        <w:t>mapUrl</w:t>
      </w:r>
      <w:proofErr w:type="spellEnd"/>
      <w:r w:rsidRPr="00425917">
        <w:t xml:space="preserve">, </w:t>
      </w:r>
      <w:proofErr w:type="spellStart"/>
      <w:r w:rsidRPr="00425917">
        <w:t>creation_time</w:t>
      </w:r>
      <w:proofErr w:type="spellEnd"/>
    </w:p>
    <w:p w14:paraId="13850506" w14:textId="77777777" w:rsidR="00425917" w:rsidRPr="00425917" w:rsidRDefault="00425917" w:rsidP="00425917"/>
    <w:p w14:paraId="711E760B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}/teams/{</w:t>
      </w:r>
      <w:proofErr w:type="spellStart"/>
      <w:r w:rsidRPr="00425917">
        <w:t>uid</w:t>
      </w:r>
      <w:proofErr w:type="spellEnd"/>
      <w:r w:rsidRPr="00425917">
        <w:t>}</w:t>
      </w:r>
    </w:p>
    <w:p w14:paraId="38A36D0C" w14:textId="77777777" w:rsidR="00425917" w:rsidRPr="00425917" w:rsidRDefault="00425917" w:rsidP="00425917">
      <w:r w:rsidRPr="00425917">
        <w:t xml:space="preserve">  name, </w:t>
      </w:r>
      <w:proofErr w:type="spellStart"/>
      <w:r w:rsidRPr="00425917">
        <w:t>uid</w:t>
      </w:r>
      <w:proofErr w:type="spellEnd"/>
      <w:r w:rsidRPr="00425917">
        <w:t xml:space="preserve">, email, </w:t>
      </w:r>
      <w:proofErr w:type="spellStart"/>
      <w:r w:rsidRPr="00425917">
        <w:t>category</w:t>
      </w:r>
      <w:proofErr w:type="spellEnd"/>
    </w:p>
    <w:p w14:paraId="709B324F" w14:textId="77777777" w:rsidR="00425917" w:rsidRPr="00425917" w:rsidRDefault="00425917" w:rsidP="00425917"/>
    <w:p w14:paraId="0CE5EF72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}/checkpoints/{</w:t>
      </w:r>
      <w:proofErr w:type="spellStart"/>
      <w:r w:rsidRPr="00425917">
        <w:t>cpId</w:t>
      </w:r>
      <w:proofErr w:type="spellEnd"/>
      <w:r w:rsidRPr="00425917">
        <w:t>}</w:t>
      </w:r>
    </w:p>
    <w:p w14:paraId="6C1FADDF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number</w:t>
      </w:r>
      <w:proofErr w:type="spellEnd"/>
      <w:r w:rsidRPr="00425917">
        <w:t xml:space="preserve">, name, </w:t>
      </w:r>
      <w:proofErr w:type="spellStart"/>
      <w:r w:rsidRPr="00425917">
        <w:t>question</w:t>
      </w:r>
      <w:proofErr w:type="spellEnd"/>
      <w:r w:rsidRPr="00425917">
        <w:t xml:space="preserve">, </w:t>
      </w:r>
      <w:proofErr w:type="spellStart"/>
      <w:r w:rsidRPr="00425917">
        <w:t>correctAnswer</w:t>
      </w:r>
      <w:proofErr w:type="spellEnd"/>
      <w:r w:rsidRPr="00425917">
        <w:t xml:space="preserve">, points, </w:t>
      </w:r>
      <w:proofErr w:type="spellStart"/>
      <w:r w:rsidRPr="00425917">
        <w:t>cpType</w:t>
      </w:r>
      <w:proofErr w:type="spellEnd"/>
      <w:r w:rsidRPr="00425917">
        <w:t>,</w:t>
      </w:r>
    </w:p>
    <w:p w14:paraId="165E2C77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mapX</w:t>
      </w:r>
      <w:proofErr w:type="spellEnd"/>
      <w:r w:rsidRPr="00425917">
        <w:t xml:space="preserve">, </w:t>
      </w:r>
      <w:proofErr w:type="spellStart"/>
      <w:r w:rsidRPr="00425917">
        <w:t>mapY</w:t>
      </w:r>
      <w:proofErr w:type="spellEnd"/>
      <w:r w:rsidRPr="00425917">
        <w:t xml:space="preserve">, </w:t>
      </w:r>
      <w:proofErr w:type="spellStart"/>
      <w:r w:rsidRPr="00425917">
        <w:t>imageUrl</w:t>
      </w:r>
      <w:proofErr w:type="spellEnd"/>
      <w:r w:rsidRPr="00425917">
        <w:t>,</w:t>
      </w:r>
    </w:p>
    <w:p w14:paraId="35DC8CCD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isFinal</w:t>
      </w:r>
      <w:proofErr w:type="spellEnd"/>
      <w:r w:rsidRPr="00425917">
        <w:t xml:space="preserve">: </w:t>
      </w:r>
      <w:proofErr w:type="spellStart"/>
      <w:r w:rsidRPr="00425917">
        <w:t>boolean</w:t>
      </w:r>
      <w:proofErr w:type="spellEnd"/>
    </w:p>
    <w:p w14:paraId="69125775" w14:textId="77777777" w:rsidR="00425917" w:rsidRPr="00425917" w:rsidRDefault="00425917" w:rsidP="00425917"/>
    <w:p w14:paraId="7FB20C2D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}/</w:t>
      </w:r>
      <w:proofErr w:type="spellStart"/>
      <w:r w:rsidRPr="00425917">
        <w:t>submissions</w:t>
      </w:r>
      <w:proofErr w:type="spellEnd"/>
      <w:r w:rsidRPr="00425917">
        <w:t>/{</w:t>
      </w:r>
      <w:proofErr w:type="spellStart"/>
      <w:r w:rsidRPr="00425917">
        <w:t>teamId_checkpointId</w:t>
      </w:r>
      <w:proofErr w:type="spellEnd"/>
      <w:r w:rsidRPr="00425917">
        <w:t>}</w:t>
      </w:r>
    </w:p>
    <w:p w14:paraId="6C8A1108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teamId</w:t>
      </w:r>
      <w:proofErr w:type="spellEnd"/>
      <w:r w:rsidRPr="00425917">
        <w:t xml:space="preserve">, </w:t>
      </w:r>
      <w:proofErr w:type="spellStart"/>
      <w:r w:rsidRPr="00425917">
        <w:t>checkpointId</w:t>
      </w:r>
      <w:proofErr w:type="spellEnd"/>
      <w:r w:rsidRPr="00425917">
        <w:t xml:space="preserve">, </w:t>
      </w:r>
      <w:proofErr w:type="spellStart"/>
      <w:r w:rsidRPr="00425917">
        <w:t>answer</w:t>
      </w:r>
      <w:proofErr w:type="spellEnd"/>
      <w:r w:rsidRPr="00425917">
        <w:t xml:space="preserve">, </w:t>
      </w:r>
      <w:proofErr w:type="spellStart"/>
      <w:r w:rsidRPr="00425917">
        <w:t>photoUrl</w:t>
      </w:r>
      <w:proofErr w:type="spellEnd"/>
      <w:r w:rsidRPr="00425917">
        <w:t xml:space="preserve">, </w:t>
      </w:r>
      <w:proofErr w:type="spellStart"/>
      <w:r w:rsidRPr="00425917">
        <w:t>timestamp</w:t>
      </w:r>
      <w:proofErr w:type="spellEnd"/>
      <w:r w:rsidRPr="00425917">
        <w:t>, status</w:t>
      </w:r>
    </w:p>
    <w:p w14:paraId="07BC5553" w14:textId="77777777" w:rsidR="00425917" w:rsidRPr="00425917" w:rsidRDefault="00425917" w:rsidP="00425917">
      <w:r w:rsidRPr="00425917">
        <w:t xml:space="preserve">  (</w:t>
      </w:r>
      <w:proofErr w:type="spellStart"/>
      <w:r w:rsidRPr="00425917">
        <w:t>teamId</w:t>
      </w:r>
      <w:proofErr w:type="spellEnd"/>
      <w:r w:rsidRPr="00425917">
        <w:t xml:space="preserve"> mantenuto nel payload per semplicità delle Security Rules)</w:t>
      </w:r>
    </w:p>
    <w:p w14:paraId="5F21F68A" w14:textId="77777777" w:rsidR="00425917" w:rsidRPr="00425917" w:rsidRDefault="00425917" w:rsidP="00425917"/>
    <w:p w14:paraId="34FBFE79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}/</w:t>
      </w:r>
      <w:proofErr w:type="spellStart"/>
      <w:r w:rsidRPr="00425917">
        <w:t>teamStats</w:t>
      </w:r>
      <w:proofErr w:type="spellEnd"/>
      <w:r w:rsidRPr="00425917">
        <w:t>/{</w:t>
      </w:r>
      <w:proofErr w:type="spellStart"/>
      <w:r w:rsidRPr="00425917">
        <w:t>teamId</w:t>
      </w:r>
      <w:proofErr w:type="spellEnd"/>
      <w:r w:rsidRPr="00425917">
        <w:t>}</w:t>
      </w:r>
    </w:p>
    <w:p w14:paraId="425E48D7" w14:textId="77777777" w:rsidR="00425917" w:rsidRPr="00425917" w:rsidRDefault="00425917" w:rsidP="00425917">
      <w:r w:rsidRPr="00425917">
        <w:t xml:space="preserve">  score, </w:t>
      </w:r>
      <w:proofErr w:type="spellStart"/>
      <w:r w:rsidRPr="00425917">
        <w:t>completed</w:t>
      </w:r>
      <w:proofErr w:type="spellEnd"/>
      <w:r w:rsidRPr="00425917">
        <w:t xml:space="preserve">, </w:t>
      </w:r>
      <w:proofErr w:type="spellStart"/>
      <w:r w:rsidRPr="00425917">
        <w:t>lastActivity</w:t>
      </w:r>
      <w:proofErr w:type="spellEnd"/>
    </w:p>
    <w:p w14:paraId="361D34A0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isLocked</w:t>
      </w:r>
      <w:proofErr w:type="spellEnd"/>
      <w:r w:rsidRPr="00425917">
        <w:t xml:space="preserve">: </w:t>
      </w:r>
      <w:proofErr w:type="spellStart"/>
      <w:r w:rsidRPr="00425917">
        <w:t>boolean</w:t>
      </w:r>
      <w:proofErr w:type="spellEnd"/>
    </w:p>
    <w:p w14:paraId="1978B3C5" w14:textId="77777777" w:rsidR="00425917" w:rsidRPr="00425917" w:rsidRDefault="00425917" w:rsidP="00425917"/>
    <w:p w14:paraId="469557A5" w14:textId="77777777" w:rsidR="00425917" w:rsidRPr="00425917" w:rsidRDefault="00425917" w:rsidP="00425917">
      <w:r w:rsidRPr="00425917">
        <w:t>events/{</w:t>
      </w:r>
      <w:proofErr w:type="spellStart"/>
      <w:r w:rsidRPr="00425917">
        <w:t>eventId</w:t>
      </w:r>
      <w:proofErr w:type="spellEnd"/>
      <w:r w:rsidRPr="00425917">
        <w:t>}/activity/{</w:t>
      </w:r>
      <w:proofErr w:type="spellStart"/>
      <w:r w:rsidRPr="00425917">
        <w:t>docId</w:t>
      </w:r>
      <w:proofErr w:type="spellEnd"/>
      <w:r w:rsidRPr="00425917">
        <w:t>}</w:t>
      </w:r>
    </w:p>
    <w:p w14:paraId="6A502EEE" w14:textId="77777777" w:rsidR="00425917" w:rsidRPr="00425917" w:rsidRDefault="00425917" w:rsidP="00425917">
      <w:r w:rsidRPr="00425917">
        <w:t xml:space="preserve">  </w:t>
      </w:r>
      <w:proofErr w:type="spellStart"/>
      <w:r w:rsidRPr="00425917">
        <w:t>type</w:t>
      </w:r>
      <w:proofErr w:type="spellEnd"/>
      <w:r w:rsidRPr="00425917">
        <w:t xml:space="preserve">, </w:t>
      </w:r>
      <w:proofErr w:type="spellStart"/>
      <w:r w:rsidRPr="00425917">
        <w:t>teamId</w:t>
      </w:r>
      <w:proofErr w:type="spellEnd"/>
      <w:r w:rsidRPr="00425917">
        <w:t xml:space="preserve">, </w:t>
      </w:r>
      <w:proofErr w:type="spellStart"/>
      <w:r w:rsidRPr="00425917">
        <w:t>checkpointId</w:t>
      </w:r>
      <w:proofErr w:type="spellEnd"/>
      <w:r w:rsidRPr="00425917">
        <w:t xml:space="preserve">, </w:t>
      </w:r>
      <w:proofErr w:type="spellStart"/>
      <w:r w:rsidRPr="00425917">
        <w:t>answer</w:t>
      </w:r>
      <w:proofErr w:type="spellEnd"/>
      <w:r w:rsidRPr="00425917">
        <w:t xml:space="preserve">, </w:t>
      </w:r>
      <w:proofErr w:type="spellStart"/>
      <w:r w:rsidRPr="00425917">
        <w:t>photoUrl</w:t>
      </w:r>
      <w:proofErr w:type="spellEnd"/>
      <w:r w:rsidRPr="00425917">
        <w:t xml:space="preserve">, </w:t>
      </w:r>
      <w:proofErr w:type="spellStart"/>
      <w:r w:rsidRPr="00425917">
        <w:t>timestamp</w:t>
      </w:r>
      <w:proofErr w:type="spellEnd"/>
    </w:p>
    <w:p w14:paraId="21254012" w14:textId="77777777" w:rsidR="00425917" w:rsidRPr="00425917" w:rsidRDefault="00000000" w:rsidP="00425917">
      <w:r>
        <w:pict w14:anchorId="71C4CD1F">
          <v:rect id="_x0000_i1028" style="width:0;height:1.5pt" o:hralign="center" o:hrstd="t" o:hr="t" fillcolor="#a0a0a0" stroked="f"/>
        </w:pict>
      </w:r>
    </w:p>
    <w:p w14:paraId="2D17C3B0" w14:textId="77777777" w:rsidR="00425917" w:rsidRPr="00425917" w:rsidRDefault="00425917" w:rsidP="00425917">
      <w:r w:rsidRPr="00425917">
        <w:rPr>
          <w:b/>
          <w:bCs/>
        </w:rPr>
        <w:t xml:space="preserve">Security Rules </w:t>
      </w:r>
      <w:proofErr w:type="spellStart"/>
      <w:r w:rsidRPr="00425917">
        <w:rPr>
          <w:b/>
          <w:bCs/>
        </w:rPr>
        <w:t>Firestore</w:t>
      </w:r>
      <w:proofErr w:type="spellEnd"/>
      <w:r w:rsidRPr="00425917">
        <w:rPr>
          <w:b/>
          <w:bCs/>
        </w:rPr>
        <w:t xml:space="preserve"> — stato attuale</w:t>
      </w:r>
    </w:p>
    <w:p w14:paraId="073857FB" w14:textId="77777777" w:rsidR="002B566F" w:rsidRDefault="002B566F" w:rsidP="002B566F">
      <w:proofErr w:type="spellStart"/>
      <w:r>
        <w:t>rules_version</w:t>
      </w:r>
      <w:proofErr w:type="spellEnd"/>
      <w:r>
        <w:t xml:space="preserve"> = '2';</w:t>
      </w:r>
    </w:p>
    <w:p w14:paraId="1793EE22" w14:textId="77777777" w:rsidR="002B566F" w:rsidRDefault="002B566F" w:rsidP="002B566F">
      <w:r>
        <w:t xml:space="preserve">service </w:t>
      </w:r>
      <w:proofErr w:type="spellStart"/>
      <w:r>
        <w:t>cloud.firestore</w:t>
      </w:r>
      <w:proofErr w:type="spellEnd"/>
      <w:r>
        <w:t xml:space="preserve"> {</w:t>
      </w:r>
    </w:p>
    <w:p w14:paraId="21235FCD" w14:textId="77777777" w:rsidR="002B566F" w:rsidRDefault="002B566F" w:rsidP="002B566F">
      <w:r>
        <w:t xml:space="preserve">  match /databases/{database}/</w:t>
      </w:r>
      <w:proofErr w:type="spellStart"/>
      <w:r>
        <w:t>documents</w:t>
      </w:r>
      <w:proofErr w:type="spellEnd"/>
      <w:r>
        <w:t xml:space="preserve"> {</w:t>
      </w:r>
    </w:p>
    <w:p w14:paraId="651EFFF5" w14:textId="77777777" w:rsidR="002B566F" w:rsidRDefault="002B566F" w:rsidP="002B566F">
      <w:r>
        <w:lastRenderedPageBreak/>
        <w:t xml:space="preserve">    </w:t>
      </w:r>
    </w:p>
    <w:p w14:paraId="714E3497" w14:textId="77777777" w:rsidR="002B566F" w:rsidRDefault="002B566F" w:rsidP="002B566F">
      <w:r>
        <w:t xml:space="preserve">    match /users/{</w:t>
      </w:r>
      <w:proofErr w:type="spellStart"/>
      <w:r>
        <w:t>userId</w:t>
      </w:r>
      <w:proofErr w:type="spellEnd"/>
      <w:r>
        <w:t>} {</w:t>
      </w:r>
    </w:p>
    <w:p w14:paraId="604475D8" w14:textId="77777777" w:rsidR="002B566F" w:rsidRDefault="002B566F" w:rsidP="002B566F">
      <w:r>
        <w:t xml:space="preserve">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update: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3D69DC60" w14:textId="77777777" w:rsidR="002B566F" w:rsidRDefault="002B566F" w:rsidP="002B566F">
      <w:r>
        <w:t xml:space="preserve">      </w:t>
      </w:r>
      <w:proofErr w:type="spellStart"/>
      <w:r>
        <w:t>allow</w:t>
      </w:r>
      <w:proofErr w:type="spellEnd"/>
      <w:r>
        <w:t xml:space="preserve"> create: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;</w:t>
      </w:r>
    </w:p>
    <w:p w14:paraId="213820D9" w14:textId="77777777" w:rsidR="002B566F" w:rsidRDefault="002B566F" w:rsidP="002B566F">
      <w:r>
        <w:t xml:space="preserve">    }</w:t>
      </w:r>
    </w:p>
    <w:p w14:paraId="0150F3BC" w14:textId="77777777" w:rsidR="002B566F" w:rsidRDefault="002B566F" w:rsidP="002B566F"/>
    <w:p w14:paraId="19A3310A" w14:textId="77777777" w:rsidR="002B566F" w:rsidRDefault="002B566F" w:rsidP="002B566F">
      <w:r>
        <w:t xml:space="preserve">    match /events/{</w:t>
      </w:r>
      <w:proofErr w:type="spellStart"/>
      <w:r>
        <w:t>eventId</w:t>
      </w:r>
      <w:proofErr w:type="spellEnd"/>
      <w:r>
        <w:t>} {</w:t>
      </w:r>
    </w:p>
    <w:p w14:paraId="249D19E3" w14:textId="77777777" w:rsidR="002B566F" w:rsidRDefault="002B566F" w:rsidP="002B566F">
      <w:r>
        <w:t xml:space="preserve">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;</w:t>
      </w:r>
    </w:p>
    <w:p w14:paraId="39F6E2DC" w14:textId="77777777" w:rsidR="002B566F" w:rsidRDefault="002B566F" w:rsidP="002B566F">
      <w:r>
        <w:t xml:space="preserve">      </w:t>
      </w:r>
      <w:proofErr w:type="spellStart"/>
      <w:r>
        <w:t>allow</w:t>
      </w:r>
      <w:proofErr w:type="spellEnd"/>
      <w:r>
        <w:t xml:space="preserve"> create: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request.resource.data.organizerId</w:t>
      </w:r>
      <w:proofErr w:type="spellEnd"/>
      <w:r>
        <w:t>;</w:t>
      </w:r>
    </w:p>
    <w:p w14:paraId="4F69D565" w14:textId="77777777" w:rsidR="002B566F" w:rsidRDefault="002B566F" w:rsidP="002B566F">
      <w:r>
        <w:t xml:space="preserve">      </w:t>
      </w:r>
      <w:proofErr w:type="spellStart"/>
      <w:r>
        <w:t>allow</w:t>
      </w:r>
      <w:proofErr w:type="spellEnd"/>
      <w:r>
        <w:t xml:space="preserve"> update, delete: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resource.data.organizerId</w:t>
      </w:r>
      <w:proofErr w:type="spellEnd"/>
      <w:r>
        <w:t>;</w:t>
      </w:r>
    </w:p>
    <w:p w14:paraId="2A2C6028" w14:textId="77777777" w:rsidR="002B566F" w:rsidRDefault="002B566F" w:rsidP="002B566F">
      <w:r>
        <w:t xml:space="preserve">    }</w:t>
      </w:r>
    </w:p>
    <w:p w14:paraId="0371978E" w14:textId="77777777" w:rsidR="002B566F" w:rsidRDefault="002B566F" w:rsidP="002B566F"/>
    <w:p w14:paraId="37CFDED4" w14:textId="77777777" w:rsidR="002B566F" w:rsidRDefault="002B566F" w:rsidP="002B566F">
      <w:r>
        <w:t xml:space="preserve">    match /events/{</w:t>
      </w:r>
      <w:proofErr w:type="spellStart"/>
      <w:r>
        <w:t>eventId</w:t>
      </w:r>
      <w:proofErr w:type="spellEnd"/>
      <w:r>
        <w:t>}/teams/{</w:t>
      </w:r>
      <w:proofErr w:type="spellStart"/>
      <w:r>
        <w:t>teamId</w:t>
      </w:r>
      <w:proofErr w:type="spellEnd"/>
      <w:r>
        <w:t>} {</w:t>
      </w:r>
    </w:p>
    <w:p w14:paraId="3CA4465B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 ||</w:t>
      </w:r>
    </w:p>
    <w:p w14:paraId="052BD4A6" w14:textId="77777777" w:rsidR="002B566F" w:rsidRDefault="002B566F" w:rsidP="002B566F">
      <w:r>
        <w:t xml:space="preserve">                      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teamId</w:t>
      </w:r>
      <w:proofErr w:type="spellEnd"/>
      <w:r>
        <w:t>;</w:t>
      </w:r>
    </w:p>
    <w:p w14:paraId="7D8991A2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teamId</w:t>
      </w:r>
      <w:proofErr w:type="spellEnd"/>
      <w:r>
        <w:t xml:space="preserve"> || </w:t>
      </w:r>
    </w:p>
    <w:p w14:paraId="21A4EFEF" w14:textId="77777777" w:rsidR="002B566F" w:rsidRDefault="002B566F" w:rsidP="002B566F">
      <w:r>
        <w:t xml:space="preserve">                       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get(/databases/$(database)/documents/events/$(eventId)).data.organizerId;</w:t>
      </w:r>
    </w:p>
    <w:p w14:paraId="4F9575DF" w14:textId="77777777" w:rsidR="002B566F" w:rsidRDefault="002B566F" w:rsidP="002B566F">
      <w:r>
        <w:t xml:space="preserve">    }</w:t>
      </w:r>
    </w:p>
    <w:p w14:paraId="33D7C1E1" w14:textId="77777777" w:rsidR="002B566F" w:rsidRDefault="002B566F" w:rsidP="002B566F">
      <w:r>
        <w:t xml:space="preserve">    </w:t>
      </w:r>
    </w:p>
    <w:p w14:paraId="7735B4B8" w14:textId="77777777" w:rsidR="002B566F" w:rsidRDefault="002B566F" w:rsidP="002B566F">
      <w:r>
        <w:t xml:space="preserve">    match /events/{</w:t>
      </w:r>
      <w:proofErr w:type="spellStart"/>
      <w:r>
        <w:t>eventId</w:t>
      </w:r>
      <w:proofErr w:type="spellEnd"/>
      <w:r>
        <w:t>}/checkpoints/{</w:t>
      </w:r>
      <w:proofErr w:type="spellStart"/>
      <w:r>
        <w:t>checkpointId</w:t>
      </w:r>
      <w:proofErr w:type="spellEnd"/>
      <w:r>
        <w:t>} {</w:t>
      </w:r>
    </w:p>
    <w:p w14:paraId="6262EAD5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;</w:t>
      </w:r>
    </w:p>
    <w:p w14:paraId="07D7CE1D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get(/databases/$(database)/documents/events/$(eventId)).data.organizerId;</w:t>
      </w:r>
    </w:p>
    <w:p w14:paraId="7D0AF51D" w14:textId="77777777" w:rsidR="002B566F" w:rsidRDefault="002B566F" w:rsidP="002B566F">
      <w:r>
        <w:t xml:space="preserve">    }</w:t>
      </w:r>
    </w:p>
    <w:p w14:paraId="286A5DC9" w14:textId="77777777" w:rsidR="002B566F" w:rsidRDefault="002B566F" w:rsidP="002B566F"/>
    <w:p w14:paraId="139CB26D" w14:textId="77777777" w:rsidR="002B566F" w:rsidRDefault="002B566F" w:rsidP="002B566F">
      <w:r>
        <w:t xml:space="preserve">    match /events/{</w:t>
      </w:r>
      <w:proofErr w:type="spellStart"/>
      <w:r>
        <w:t>eventId</w:t>
      </w:r>
      <w:proofErr w:type="spellEnd"/>
      <w:r>
        <w:t>}/activity/{</w:t>
      </w:r>
      <w:proofErr w:type="spellStart"/>
      <w:r>
        <w:t>activityId</w:t>
      </w:r>
      <w:proofErr w:type="spellEnd"/>
      <w:r>
        <w:t>} {</w:t>
      </w:r>
    </w:p>
    <w:p w14:paraId="7D75C13B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get(/databases/$(database)/documents/events/$(eventId)).data.organizerId;</w:t>
      </w:r>
    </w:p>
    <w:p w14:paraId="2982F922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create: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;</w:t>
      </w:r>
    </w:p>
    <w:p w14:paraId="209C5B34" w14:textId="77777777" w:rsidR="002B566F" w:rsidRDefault="002B566F" w:rsidP="002B566F">
      <w:r>
        <w:t xml:space="preserve">    }</w:t>
      </w:r>
    </w:p>
    <w:p w14:paraId="2963A92B" w14:textId="77777777" w:rsidR="002B566F" w:rsidRDefault="002B566F" w:rsidP="002B566F"/>
    <w:p w14:paraId="6F5D90D6" w14:textId="77777777" w:rsidR="002B566F" w:rsidRDefault="002B566F" w:rsidP="002B566F">
      <w:r>
        <w:lastRenderedPageBreak/>
        <w:t xml:space="preserve">    match /events/{</w:t>
      </w:r>
      <w:proofErr w:type="spellStart"/>
      <w:r>
        <w:t>eventId</w:t>
      </w:r>
      <w:proofErr w:type="spellEnd"/>
      <w:r>
        <w:t>}/</w:t>
      </w:r>
      <w:proofErr w:type="spellStart"/>
      <w:r>
        <w:t>submissions</w:t>
      </w:r>
      <w:proofErr w:type="spellEnd"/>
      <w:r>
        <w:t>/{</w:t>
      </w:r>
      <w:proofErr w:type="spellStart"/>
      <w:r>
        <w:t>submissionId</w:t>
      </w:r>
      <w:proofErr w:type="spellEnd"/>
      <w:r>
        <w:t>} {</w:t>
      </w:r>
    </w:p>
    <w:p w14:paraId="738A671D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 </w:t>
      </w:r>
    </w:p>
    <w:p w14:paraId="1FA2A9AA" w14:textId="77777777" w:rsidR="002B566F" w:rsidRDefault="002B566F" w:rsidP="002B566F">
      <w:r>
        <w:t xml:space="preserve">                      ||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resource.data.teamId</w:t>
      </w:r>
      <w:proofErr w:type="spellEnd"/>
      <w:r>
        <w:t>;</w:t>
      </w:r>
    </w:p>
    <w:p w14:paraId="3E53A86A" w14:textId="77777777" w:rsidR="002B566F" w:rsidRDefault="002B566F" w:rsidP="002B566F">
      <w:r>
        <w:t xml:space="preserve">        </w:t>
      </w:r>
    </w:p>
    <w:p w14:paraId="2A70B331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create: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request.resource.data.teamId</w:t>
      </w:r>
      <w:proofErr w:type="spellEnd"/>
      <w:r>
        <w:t xml:space="preserve"> &amp;&amp; get(/databases/$(database)/documents/events/$(eventId)).data.status == '</w:t>
      </w:r>
      <w:proofErr w:type="spellStart"/>
      <w:r>
        <w:t>active</w:t>
      </w:r>
      <w:proofErr w:type="spellEnd"/>
      <w:r>
        <w:t>';</w:t>
      </w:r>
    </w:p>
    <w:p w14:paraId="4097199F" w14:textId="77777777" w:rsidR="002B566F" w:rsidRDefault="002B566F" w:rsidP="002B566F"/>
    <w:p w14:paraId="7FBEB2CA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update: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get(/databases/$(database)/documents/events/$(eventId)).data.organizerId;</w:t>
      </w:r>
    </w:p>
    <w:p w14:paraId="51DDDAE7" w14:textId="77777777" w:rsidR="002B566F" w:rsidRDefault="002B566F" w:rsidP="002B566F"/>
    <w:p w14:paraId="4723C2EF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delete: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resource.data.teamId</w:t>
      </w:r>
      <w:proofErr w:type="spellEnd"/>
      <w:r>
        <w:t xml:space="preserve"> &amp;&amp; get(/databases/$(database)/documents/events/$(eventId)).data.status == '</w:t>
      </w:r>
      <w:proofErr w:type="spellStart"/>
      <w:r>
        <w:t>active</w:t>
      </w:r>
      <w:proofErr w:type="spellEnd"/>
      <w:r>
        <w:t>') ||</w:t>
      </w:r>
    </w:p>
    <w:p w14:paraId="41FA1DB2" w14:textId="77777777" w:rsidR="002B566F" w:rsidRDefault="002B566F" w:rsidP="002B566F">
      <w:r>
        <w:t xml:space="preserve">                         (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get(/databases/$(database)/documents/events/$(eventId)).data.organizerId);</w:t>
      </w:r>
    </w:p>
    <w:p w14:paraId="33520B75" w14:textId="77777777" w:rsidR="002B566F" w:rsidRDefault="002B566F" w:rsidP="002B566F">
      <w:r>
        <w:t xml:space="preserve">    }</w:t>
      </w:r>
    </w:p>
    <w:p w14:paraId="6D8E6084" w14:textId="77777777" w:rsidR="002B566F" w:rsidRDefault="002B566F" w:rsidP="002B566F"/>
    <w:p w14:paraId="0A19A011" w14:textId="77777777" w:rsidR="002B566F" w:rsidRDefault="002B566F" w:rsidP="002B566F">
      <w:r>
        <w:t xml:space="preserve">    match /events/{</w:t>
      </w:r>
      <w:proofErr w:type="spellStart"/>
      <w:r>
        <w:t>eventId</w:t>
      </w:r>
      <w:proofErr w:type="spellEnd"/>
      <w:r>
        <w:t>}/</w:t>
      </w:r>
      <w:proofErr w:type="spellStart"/>
      <w:r>
        <w:t>teamStats</w:t>
      </w:r>
      <w:proofErr w:type="spellEnd"/>
      <w:r>
        <w:t>/{</w:t>
      </w:r>
      <w:proofErr w:type="spellStart"/>
      <w:r>
        <w:t>teamId</w:t>
      </w:r>
      <w:proofErr w:type="spellEnd"/>
      <w:r>
        <w:t>} {</w:t>
      </w:r>
    </w:p>
    <w:p w14:paraId="141E6640" w14:textId="77777777" w:rsidR="002B566F" w:rsidRDefault="002B566F" w:rsidP="002B566F">
      <w:r>
        <w:t xml:space="preserve">      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teamId</w:t>
      </w:r>
      <w:proofErr w:type="spellEnd"/>
      <w:r>
        <w:t xml:space="preserve"> || </w:t>
      </w:r>
    </w:p>
    <w:p w14:paraId="6D454FF5" w14:textId="77777777" w:rsidR="002B566F" w:rsidRDefault="002B566F" w:rsidP="002B566F">
      <w:r>
        <w:t xml:space="preserve">                              </w:t>
      </w:r>
      <w:proofErr w:type="spellStart"/>
      <w:r>
        <w:t>request.auth.uid</w:t>
      </w:r>
      <w:proofErr w:type="spellEnd"/>
      <w:r>
        <w:t xml:space="preserve"> == get(/databases/$(database)/documents/events/$(eventId)).data.organizerId;</w:t>
      </w:r>
    </w:p>
    <w:p w14:paraId="17195860" w14:textId="77777777" w:rsidR="002B566F" w:rsidRDefault="002B566F" w:rsidP="002B566F">
      <w:r>
        <w:t xml:space="preserve">    }</w:t>
      </w:r>
    </w:p>
    <w:p w14:paraId="426023C8" w14:textId="77777777" w:rsidR="002B566F" w:rsidRDefault="002B566F" w:rsidP="002B566F">
      <w:r>
        <w:t xml:space="preserve">  }</w:t>
      </w:r>
    </w:p>
    <w:p w14:paraId="3B89EF6D" w14:textId="7D497F60" w:rsidR="00425917" w:rsidRPr="00425917" w:rsidRDefault="002B566F" w:rsidP="002B566F">
      <w:r>
        <w:t>}</w:t>
      </w:r>
      <w:r w:rsidR="00000000">
        <w:pict w14:anchorId="25FE0B49">
          <v:rect id="_x0000_i1029" style="width:0;height:1.5pt" o:hralign="center" o:hrstd="t" o:hr="t" fillcolor="#a0a0a0" stroked="f"/>
        </w:pict>
      </w:r>
    </w:p>
    <w:p w14:paraId="35B2F241" w14:textId="77777777" w:rsidR="00425917" w:rsidRPr="00425917" w:rsidRDefault="00425917" w:rsidP="00425917">
      <w:r w:rsidRPr="00425917">
        <w:rPr>
          <w:b/>
          <w:bCs/>
        </w:rPr>
        <w:t>Piano a Fasi</w:t>
      </w:r>
    </w:p>
    <w:p w14:paraId="2D04704C" w14:textId="77777777" w:rsidR="00425917" w:rsidRPr="00425917" w:rsidRDefault="00425917" w:rsidP="00425917">
      <w:r w:rsidRPr="00425917">
        <w:t xml:space="preserve">Fase 0 — Pianificazione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COMPLETATA</w:t>
      </w:r>
    </w:p>
    <w:p w14:paraId="1E54CE6E" w14:textId="77777777" w:rsidR="00425917" w:rsidRPr="00425917" w:rsidRDefault="00425917" w:rsidP="00425917">
      <w:r w:rsidRPr="00425917">
        <w:t xml:space="preserve">Fase 1 — Migrazione Dati + Multi-Evento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COMPLETATA</w:t>
      </w:r>
    </w:p>
    <w:p w14:paraId="36801BFE" w14:textId="77777777" w:rsidR="00425917" w:rsidRPr="00425917" w:rsidRDefault="00425917" w:rsidP="00425917">
      <w:pPr>
        <w:numPr>
          <w:ilvl w:val="0"/>
          <w:numId w:val="26"/>
        </w:numPr>
      </w:pPr>
      <w:proofErr w:type="spellStart"/>
      <w:r w:rsidRPr="00425917">
        <w:t>submissions</w:t>
      </w:r>
      <w:proofErr w:type="spellEnd"/>
      <w:r w:rsidRPr="00425917">
        <w:t xml:space="preserve"> migrata da </w:t>
      </w:r>
      <w:proofErr w:type="spellStart"/>
      <w:r w:rsidRPr="00425917">
        <w:t>collection</w:t>
      </w:r>
      <w:proofErr w:type="spellEnd"/>
      <w:r w:rsidRPr="00425917">
        <w:t xml:space="preserve"> globale a events/{</w:t>
      </w:r>
      <w:proofErr w:type="spellStart"/>
      <w:r w:rsidRPr="00425917">
        <w:t>eventId</w:t>
      </w:r>
      <w:proofErr w:type="spellEnd"/>
      <w:r w:rsidRPr="00425917">
        <w:t>}/</w:t>
      </w:r>
      <w:proofErr w:type="spellStart"/>
      <w:r w:rsidRPr="00425917">
        <w:t>submissions</w:t>
      </w:r>
      <w:proofErr w:type="spellEnd"/>
      <w:r w:rsidRPr="00425917">
        <w:t>/</w:t>
      </w:r>
    </w:p>
    <w:p w14:paraId="6BBEA46E" w14:textId="77777777" w:rsidR="00425917" w:rsidRPr="00425917" w:rsidRDefault="00425917" w:rsidP="00425917">
      <w:pPr>
        <w:numPr>
          <w:ilvl w:val="0"/>
          <w:numId w:val="26"/>
        </w:numPr>
      </w:pPr>
      <w:r w:rsidRPr="00425917">
        <w:t xml:space="preserve">campo </w:t>
      </w:r>
      <w:proofErr w:type="spellStart"/>
      <w:r w:rsidRPr="00425917">
        <w:t>eventId</w:t>
      </w:r>
      <w:proofErr w:type="spellEnd"/>
      <w:r w:rsidRPr="00425917">
        <w:t xml:space="preserve"> rimosso dal payload delle </w:t>
      </w:r>
      <w:proofErr w:type="spellStart"/>
      <w:r w:rsidRPr="00425917">
        <w:t>submissions</w:t>
      </w:r>
      <w:proofErr w:type="spellEnd"/>
      <w:r w:rsidRPr="00425917">
        <w:t xml:space="preserve"> (</w:t>
      </w:r>
      <w:proofErr w:type="spellStart"/>
      <w:r w:rsidRPr="00425917">
        <w:t>teamId</w:t>
      </w:r>
      <w:proofErr w:type="spellEnd"/>
      <w:r w:rsidRPr="00425917">
        <w:t xml:space="preserve"> mantenuto)</w:t>
      </w:r>
    </w:p>
    <w:p w14:paraId="0BB702E8" w14:textId="77777777" w:rsidR="00425917" w:rsidRPr="00425917" w:rsidRDefault="00425917" w:rsidP="00425917">
      <w:pPr>
        <w:numPr>
          <w:ilvl w:val="0"/>
          <w:numId w:val="26"/>
        </w:numPr>
      </w:pPr>
      <w:proofErr w:type="spellStart"/>
      <w:r w:rsidRPr="00425917">
        <w:t>teamStats</w:t>
      </w:r>
      <w:proofErr w:type="spellEnd"/>
      <w:r w:rsidRPr="00425917">
        <w:t>/{</w:t>
      </w:r>
      <w:proofErr w:type="spellStart"/>
      <w:r w:rsidRPr="00425917">
        <w:t>teamId</w:t>
      </w:r>
      <w:proofErr w:type="spellEnd"/>
      <w:r w:rsidRPr="00425917">
        <w:t xml:space="preserve">} creato con score, </w:t>
      </w:r>
      <w:proofErr w:type="spellStart"/>
      <w:r w:rsidRPr="00425917">
        <w:t>completed</w:t>
      </w:r>
      <w:proofErr w:type="spellEnd"/>
      <w:r w:rsidRPr="00425917">
        <w:t xml:space="preserve">, </w:t>
      </w:r>
      <w:proofErr w:type="spellStart"/>
      <w:r w:rsidRPr="00425917">
        <w:t>lastActivity</w:t>
      </w:r>
      <w:proofErr w:type="spellEnd"/>
      <w:r w:rsidRPr="00425917">
        <w:t xml:space="preserve"> ad ogni </w:t>
      </w:r>
      <w:proofErr w:type="spellStart"/>
      <w:r w:rsidRPr="00425917">
        <w:t>submission</w:t>
      </w:r>
      <w:proofErr w:type="spellEnd"/>
    </w:p>
    <w:p w14:paraId="06F723F9" w14:textId="77777777" w:rsidR="00425917" w:rsidRPr="00425917" w:rsidRDefault="00425917" w:rsidP="00425917">
      <w:pPr>
        <w:numPr>
          <w:ilvl w:val="0"/>
          <w:numId w:val="26"/>
        </w:numPr>
      </w:pPr>
      <w:r w:rsidRPr="00425917">
        <w:t>users/{</w:t>
      </w:r>
      <w:proofErr w:type="spellStart"/>
      <w:r w:rsidRPr="00425917">
        <w:t>uid</w:t>
      </w:r>
      <w:proofErr w:type="spellEnd"/>
      <w:r w:rsidRPr="00425917">
        <w:t>}.</w:t>
      </w:r>
      <w:proofErr w:type="spellStart"/>
      <w:r w:rsidRPr="00425917">
        <w:t>currentEventId</w:t>
      </w:r>
      <w:proofErr w:type="spellEnd"/>
      <w:r w:rsidRPr="00425917">
        <w:t xml:space="preserve"> sostituito con mappa events: { </w:t>
      </w:r>
      <w:proofErr w:type="spellStart"/>
      <w:r w:rsidRPr="00425917">
        <w:t>eventId</w:t>
      </w:r>
      <w:proofErr w:type="spellEnd"/>
      <w:r w:rsidRPr="00425917">
        <w:t xml:space="preserve">: { </w:t>
      </w:r>
      <w:proofErr w:type="spellStart"/>
      <w:r w:rsidRPr="00425917">
        <w:t>joinedAt</w:t>
      </w:r>
      <w:proofErr w:type="spellEnd"/>
      <w:r w:rsidRPr="00425917">
        <w:t xml:space="preserve"> } }</w:t>
      </w:r>
    </w:p>
    <w:p w14:paraId="522BC8F2" w14:textId="77777777" w:rsidR="00425917" w:rsidRPr="00425917" w:rsidRDefault="00425917" w:rsidP="00425917">
      <w:pPr>
        <w:numPr>
          <w:ilvl w:val="0"/>
          <w:numId w:val="26"/>
        </w:numPr>
      </w:pPr>
      <w:proofErr w:type="spellStart"/>
      <w:r w:rsidRPr="00425917">
        <w:t>localStorage</w:t>
      </w:r>
      <w:proofErr w:type="spellEnd"/>
      <w:r w:rsidRPr="00425917">
        <w:t xml:space="preserve"> rimosso completamente</w:t>
      </w:r>
    </w:p>
    <w:p w14:paraId="74C8BC4F" w14:textId="77777777" w:rsidR="00425917" w:rsidRPr="00425917" w:rsidRDefault="00425917" w:rsidP="00425917">
      <w:pPr>
        <w:numPr>
          <w:ilvl w:val="0"/>
          <w:numId w:val="26"/>
        </w:numPr>
      </w:pPr>
      <w:proofErr w:type="spellStart"/>
      <w:r w:rsidRPr="00425917">
        <w:t>onAuthStateChanged</w:t>
      </w:r>
      <w:proofErr w:type="spellEnd"/>
      <w:r w:rsidRPr="00425917">
        <w:t xml:space="preserve"> aggiornato: legge </w:t>
      </w:r>
      <w:proofErr w:type="spellStart"/>
      <w:r w:rsidRPr="00425917">
        <w:t>userData.events</w:t>
      </w:r>
      <w:proofErr w:type="spellEnd"/>
      <w:r w:rsidRPr="00425917">
        <w:t xml:space="preserve">, chiama </w:t>
      </w:r>
      <w:proofErr w:type="spellStart"/>
      <w:r w:rsidRPr="00425917">
        <w:t>initParticipantHomeView</w:t>
      </w:r>
      <w:proofErr w:type="spellEnd"/>
    </w:p>
    <w:p w14:paraId="53ED1F14" w14:textId="77777777" w:rsidR="00425917" w:rsidRPr="00425917" w:rsidRDefault="00425917" w:rsidP="00425917">
      <w:pPr>
        <w:numPr>
          <w:ilvl w:val="0"/>
          <w:numId w:val="26"/>
        </w:numPr>
      </w:pPr>
      <w:r w:rsidRPr="00425917">
        <w:lastRenderedPageBreak/>
        <w:t xml:space="preserve">Aggiunta schermata </w:t>
      </w:r>
      <w:proofErr w:type="spellStart"/>
      <w:r w:rsidRPr="00425917">
        <w:t>participantHomeView</w:t>
      </w:r>
      <w:proofErr w:type="spellEnd"/>
      <w:r w:rsidRPr="00425917">
        <w:t xml:space="preserve"> in index.html e relativa funzione in script.js</w:t>
      </w:r>
    </w:p>
    <w:p w14:paraId="4ACE302F" w14:textId="77777777" w:rsidR="00425917" w:rsidRPr="00425917" w:rsidRDefault="00425917" w:rsidP="00425917">
      <w:pPr>
        <w:numPr>
          <w:ilvl w:val="0"/>
          <w:numId w:val="26"/>
        </w:numPr>
      </w:pPr>
      <w:r w:rsidRPr="00425917">
        <w:t xml:space="preserve">Array </w:t>
      </w:r>
      <w:proofErr w:type="spellStart"/>
      <w:r w:rsidRPr="00425917">
        <w:t>views</w:t>
      </w:r>
      <w:proofErr w:type="spellEnd"/>
      <w:r w:rsidRPr="00425917">
        <w:t xml:space="preserve"> aggiornato con </w:t>
      </w:r>
      <w:proofErr w:type="spellStart"/>
      <w:r w:rsidRPr="00425917">
        <w:t>participantHomeView</w:t>
      </w:r>
      <w:proofErr w:type="spellEnd"/>
    </w:p>
    <w:p w14:paraId="631B66D2" w14:textId="77777777" w:rsidR="00425917" w:rsidRPr="00425917" w:rsidRDefault="00425917" w:rsidP="00425917">
      <w:r w:rsidRPr="00425917">
        <w:t xml:space="preserve">Fase 2 — </w:t>
      </w:r>
      <w:proofErr w:type="spellStart"/>
      <w:r w:rsidRPr="00425917">
        <w:t>Refactoring</w:t>
      </w:r>
      <w:proofErr w:type="spellEnd"/>
      <w:r w:rsidRPr="00425917">
        <w:t xml:space="preserve"> Dashboard e Performance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COMPLETATA</w:t>
      </w:r>
    </w:p>
    <w:p w14:paraId="2D4467C6" w14:textId="77777777" w:rsidR="00425917" w:rsidRPr="00425917" w:rsidRDefault="00425917" w:rsidP="00425917">
      <w:pPr>
        <w:numPr>
          <w:ilvl w:val="0"/>
          <w:numId w:val="27"/>
        </w:numPr>
      </w:pPr>
      <w:proofErr w:type="spellStart"/>
      <w:r w:rsidRPr="00425917">
        <w:t>Listener</w:t>
      </w:r>
      <w:proofErr w:type="spellEnd"/>
      <w:r w:rsidRPr="00425917">
        <w:t xml:space="preserve"> </w:t>
      </w:r>
      <w:proofErr w:type="spellStart"/>
      <w:r w:rsidRPr="00425917">
        <w:t>submissions</w:t>
      </w:r>
      <w:proofErr w:type="spellEnd"/>
      <w:r w:rsidRPr="00425917">
        <w:t xml:space="preserve"> nella dashboard sostituito con </w:t>
      </w:r>
      <w:proofErr w:type="spellStart"/>
      <w:r w:rsidRPr="00425917">
        <w:t>listener</w:t>
      </w:r>
      <w:proofErr w:type="spellEnd"/>
      <w:r w:rsidRPr="00425917">
        <w:t xml:space="preserve"> su </w:t>
      </w:r>
      <w:proofErr w:type="spellStart"/>
      <w:r w:rsidRPr="00425917">
        <w:t>teamStats</w:t>
      </w:r>
      <w:proofErr w:type="spellEnd"/>
      <w:r w:rsidRPr="00425917">
        <w:t xml:space="preserve"> (un documento per team)</w:t>
      </w:r>
    </w:p>
    <w:p w14:paraId="344DD678" w14:textId="77777777" w:rsidR="00425917" w:rsidRPr="00425917" w:rsidRDefault="00425917" w:rsidP="00425917">
      <w:pPr>
        <w:numPr>
          <w:ilvl w:val="0"/>
          <w:numId w:val="27"/>
        </w:numPr>
      </w:pPr>
      <w:proofErr w:type="spellStart"/>
      <w:r w:rsidRPr="00425917">
        <w:t>Submissions</w:t>
      </w:r>
      <w:proofErr w:type="spellEnd"/>
      <w:r w:rsidRPr="00425917">
        <w:t xml:space="preserve"> caricate una sola volta con </w:t>
      </w:r>
      <w:proofErr w:type="spellStart"/>
      <w:r w:rsidRPr="00425917">
        <w:t>getDocs</w:t>
      </w:r>
      <w:proofErr w:type="spellEnd"/>
      <w:r w:rsidRPr="00425917">
        <w:t xml:space="preserve"> all'apertura della dashboard</w:t>
      </w:r>
    </w:p>
    <w:p w14:paraId="292994A2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Classifica renderizzata da </w:t>
      </w:r>
      <w:proofErr w:type="spellStart"/>
      <w:r w:rsidRPr="00425917">
        <w:t>renderLeaderboardFromStats</w:t>
      </w:r>
      <w:proofErr w:type="spellEnd"/>
      <w:r w:rsidRPr="00425917">
        <w:t xml:space="preserve">, che legge </w:t>
      </w:r>
      <w:proofErr w:type="spellStart"/>
      <w:r w:rsidRPr="00425917">
        <w:t>teamStats</w:t>
      </w:r>
      <w:proofErr w:type="spellEnd"/>
      <w:r w:rsidRPr="00425917">
        <w:t xml:space="preserve"> senza ricalcolo</w:t>
      </w:r>
    </w:p>
    <w:p w14:paraId="3B37D8ED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Griglia organizzatore aggiornata on-demand tramite </w:t>
      </w:r>
      <w:proofErr w:type="spellStart"/>
      <w:r w:rsidRPr="00425917">
        <w:t>refreshDashboardBtn</w:t>
      </w:r>
      <w:proofErr w:type="spellEnd"/>
      <w:r w:rsidRPr="00425917">
        <w:t xml:space="preserve"> (</w:t>
      </w:r>
      <w:proofErr w:type="spellStart"/>
      <w:r w:rsidRPr="00425917">
        <w:t>getDocs</w:t>
      </w:r>
      <w:proofErr w:type="spellEnd"/>
      <w:r w:rsidRPr="00425917">
        <w:t xml:space="preserve"> manuale)</w:t>
      </w:r>
    </w:p>
    <w:p w14:paraId="6889E046" w14:textId="77777777" w:rsidR="00425917" w:rsidRPr="00425917" w:rsidRDefault="00425917" w:rsidP="00425917">
      <w:pPr>
        <w:numPr>
          <w:ilvl w:val="0"/>
          <w:numId w:val="27"/>
        </w:numPr>
      </w:pPr>
      <w:proofErr w:type="spellStart"/>
      <w:r w:rsidRPr="00425917">
        <w:t>teamStats</w:t>
      </w:r>
      <w:proofErr w:type="spellEnd"/>
      <w:r w:rsidRPr="00425917">
        <w:t xml:space="preserve"> aggiornato incrementalmente al </w:t>
      </w:r>
      <w:proofErr w:type="spellStart"/>
      <w:r w:rsidRPr="00425917">
        <w:t>submit</w:t>
      </w:r>
      <w:proofErr w:type="spellEnd"/>
      <w:r w:rsidRPr="00425917">
        <w:t xml:space="preserve"> del partecipante</w:t>
      </w:r>
    </w:p>
    <w:p w14:paraId="0C6DD804" w14:textId="77777777" w:rsidR="00425917" w:rsidRPr="00425917" w:rsidRDefault="00425917" w:rsidP="00425917">
      <w:pPr>
        <w:numPr>
          <w:ilvl w:val="0"/>
          <w:numId w:val="27"/>
        </w:numPr>
      </w:pPr>
      <w:proofErr w:type="spellStart"/>
      <w:r w:rsidRPr="00425917">
        <w:t>teamStats</w:t>
      </w:r>
      <w:proofErr w:type="spellEnd"/>
      <w:r w:rsidRPr="00425917">
        <w:t xml:space="preserve"> ricalcolato completamente quando un giudice boccia/ripristina</w:t>
      </w:r>
    </w:p>
    <w:p w14:paraId="6D04CB38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Bug </w:t>
      </w:r>
      <w:proofErr w:type="spellStart"/>
      <w:r w:rsidRPr="00425917">
        <w:t>calculateScore</w:t>
      </w:r>
      <w:proofErr w:type="spellEnd"/>
      <w:r w:rsidRPr="00425917">
        <w:t xml:space="preserve"> in </w:t>
      </w:r>
      <w:proofErr w:type="spellStart"/>
      <w:r w:rsidRPr="00425917">
        <w:t>toggleSubStatus</w:t>
      </w:r>
      <w:proofErr w:type="spellEnd"/>
      <w:r w:rsidRPr="00425917">
        <w:t xml:space="preserve"> corretto: </w:t>
      </w:r>
      <w:proofErr w:type="spellStart"/>
      <w:r w:rsidRPr="00425917">
        <w:t>subsMap</w:t>
      </w:r>
      <w:proofErr w:type="spellEnd"/>
      <w:r w:rsidRPr="00425917">
        <w:t xml:space="preserve"> costruito esplicitamente prima della chiamata</w:t>
      </w:r>
    </w:p>
    <w:p w14:paraId="6BF52544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Live tracking disaccoppiato: </w:t>
      </w:r>
      <w:proofErr w:type="spellStart"/>
      <w:r w:rsidRPr="00425917">
        <w:t>syncMapBtn</w:t>
      </w:r>
      <w:proofErr w:type="spellEnd"/>
      <w:r w:rsidRPr="00425917">
        <w:t xml:space="preserve"> fa </w:t>
      </w:r>
      <w:proofErr w:type="spellStart"/>
      <w:r w:rsidRPr="00425917">
        <w:t>getDocs</w:t>
      </w:r>
      <w:proofErr w:type="spellEnd"/>
      <w:r w:rsidRPr="00425917">
        <w:t xml:space="preserve"> aggiornato e poi </w:t>
      </w:r>
      <w:proofErr w:type="spellStart"/>
      <w:r w:rsidRPr="00425917">
        <w:t>renderLiveMap</w:t>
      </w:r>
      <w:proofErr w:type="spellEnd"/>
      <w:r w:rsidRPr="00425917">
        <w:t>()</w:t>
      </w:r>
    </w:p>
    <w:p w14:paraId="36A3A0B5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CSS </w:t>
      </w:r>
      <w:proofErr w:type="spellStart"/>
      <w:r w:rsidRPr="00425917">
        <w:t>fullscreen</w:t>
      </w:r>
      <w:proofErr w:type="spellEnd"/>
      <w:r w:rsidRPr="00425917">
        <w:t xml:space="preserve"> corretto in style.css con regole :</w:t>
      </w:r>
      <w:proofErr w:type="spellStart"/>
      <w:r w:rsidRPr="00425917">
        <w:t>fullscreen</w:t>
      </w:r>
      <w:proofErr w:type="spellEnd"/>
      <w:r w:rsidRPr="00425917">
        <w:t xml:space="preserve"> e background-color: #000</w:t>
      </w:r>
    </w:p>
    <w:p w14:paraId="3E591519" w14:textId="77777777" w:rsidR="00425917" w:rsidRPr="00425917" w:rsidRDefault="00425917" w:rsidP="00425917">
      <w:pPr>
        <w:numPr>
          <w:ilvl w:val="0"/>
          <w:numId w:val="27"/>
        </w:numPr>
      </w:pPr>
      <w:r w:rsidRPr="00425917">
        <w:t xml:space="preserve">Security Rules aggiornate con </w:t>
      </w:r>
      <w:proofErr w:type="spellStart"/>
      <w:r w:rsidRPr="00425917">
        <w:t>path</w:t>
      </w:r>
      <w:proofErr w:type="spellEnd"/>
      <w:r w:rsidRPr="00425917">
        <w:t xml:space="preserve"> </w:t>
      </w:r>
      <w:proofErr w:type="spellStart"/>
      <w:r w:rsidRPr="00425917">
        <w:t>submissions</w:t>
      </w:r>
      <w:proofErr w:type="spellEnd"/>
      <w:r w:rsidRPr="00425917">
        <w:t xml:space="preserve"> e </w:t>
      </w:r>
      <w:proofErr w:type="spellStart"/>
      <w:r w:rsidRPr="00425917">
        <w:t>teamStats</w:t>
      </w:r>
      <w:proofErr w:type="spellEnd"/>
      <w:r w:rsidRPr="00425917">
        <w:t xml:space="preserve"> corretti per ruolo</w:t>
      </w:r>
    </w:p>
    <w:p w14:paraId="7A8B35A6" w14:textId="77777777" w:rsidR="00425917" w:rsidRPr="00425917" w:rsidRDefault="00425917" w:rsidP="00425917">
      <w:r w:rsidRPr="00425917">
        <w:t xml:space="preserve">Fase 3 — Fix Funzionali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COMPLETATA</w:t>
      </w:r>
    </w:p>
    <w:p w14:paraId="49960BC7" w14:textId="77777777" w:rsidR="00425917" w:rsidRPr="00425917" w:rsidRDefault="00425917" w:rsidP="00425917">
      <w:pPr>
        <w:numPr>
          <w:ilvl w:val="0"/>
          <w:numId w:val="28"/>
        </w:numPr>
      </w:pPr>
      <w:r w:rsidRPr="00425917">
        <w:t xml:space="preserve">3a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Colore checkpoint completati (partecipante): verde sostituito con blu (bg-blue-500/border-blue-600) per comunicare "risposta inviata" e non "risposta corretta"</w:t>
      </w:r>
    </w:p>
    <w:p w14:paraId="1C4EAF7B" w14:textId="77777777" w:rsidR="00425917" w:rsidRPr="00425917" w:rsidRDefault="00425917" w:rsidP="00425917">
      <w:pPr>
        <w:numPr>
          <w:ilvl w:val="0"/>
          <w:numId w:val="28"/>
        </w:numPr>
      </w:pPr>
      <w:r w:rsidRPr="00425917">
        <w:t xml:space="preserve">3b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Eliminazione checkpoint dall'editor: il bottone funziona correttamente; aggiunto controllo </w:t>
      </w:r>
      <w:proofErr w:type="spellStart"/>
      <w:r w:rsidRPr="00425917">
        <w:t>submissions</w:t>
      </w:r>
      <w:proofErr w:type="spellEnd"/>
      <w:r w:rsidRPr="00425917">
        <w:t xml:space="preserve"> esistenti con conteggio e avviso prima della cancellazione</w:t>
      </w:r>
    </w:p>
    <w:p w14:paraId="11AEC187" w14:textId="77777777" w:rsidR="00425917" w:rsidRPr="00425917" w:rsidRDefault="00425917" w:rsidP="00425917">
      <w:pPr>
        <w:numPr>
          <w:ilvl w:val="0"/>
          <w:numId w:val="28"/>
        </w:numPr>
      </w:pPr>
      <w:r w:rsidRPr="00425917">
        <w:t xml:space="preserve">3c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Duplicazione evento: funzione </w:t>
      </w:r>
      <w:proofErr w:type="spellStart"/>
      <w:r w:rsidRPr="00425917">
        <w:t>duplicateEvent</w:t>
      </w:r>
      <w:proofErr w:type="spellEnd"/>
      <w:r w:rsidRPr="00425917">
        <w:t xml:space="preserve"> implementata; copia documento evento (con nuovo </w:t>
      </w:r>
      <w:proofErr w:type="spellStart"/>
      <w:r w:rsidRPr="00425917">
        <w:t>joinCode</w:t>
      </w:r>
      <w:proofErr w:type="spellEnd"/>
      <w:r w:rsidRPr="00425917">
        <w:t xml:space="preserve"> e status </w:t>
      </w:r>
      <w:proofErr w:type="spellStart"/>
      <w:r w:rsidRPr="00425917">
        <w:t>pending</w:t>
      </w:r>
      <w:proofErr w:type="spellEnd"/>
      <w:r w:rsidRPr="00425917">
        <w:t xml:space="preserve">) e </w:t>
      </w:r>
      <w:proofErr w:type="spellStart"/>
      <w:r w:rsidRPr="00425917">
        <w:t>subcollection</w:t>
      </w:r>
      <w:proofErr w:type="spellEnd"/>
      <w:r w:rsidRPr="00425917">
        <w:t xml:space="preserve"> checkpoints tramite </w:t>
      </w:r>
      <w:proofErr w:type="spellStart"/>
      <w:r w:rsidRPr="00425917">
        <w:t>writeBatch</w:t>
      </w:r>
      <w:proofErr w:type="spellEnd"/>
      <w:r w:rsidRPr="00425917">
        <w:t xml:space="preserve">; copia </w:t>
      </w:r>
      <w:proofErr w:type="spellStart"/>
      <w:r w:rsidRPr="00425917">
        <w:t>mapUrl</w:t>
      </w:r>
      <w:proofErr w:type="spellEnd"/>
      <w:r w:rsidRPr="00425917">
        <w:t xml:space="preserve"> se presente; non copia </w:t>
      </w:r>
      <w:proofErr w:type="spellStart"/>
      <w:r w:rsidRPr="00425917">
        <w:t>submissions</w:t>
      </w:r>
      <w:proofErr w:type="spellEnd"/>
      <w:r w:rsidRPr="00425917">
        <w:t xml:space="preserve">, </w:t>
      </w:r>
      <w:proofErr w:type="spellStart"/>
      <w:r w:rsidRPr="00425917">
        <w:t>teamStats</w:t>
      </w:r>
      <w:proofErr w:type="spellEnd"/>
      <w:r w:rsidRPr="00425917">
        <w:t xml:space="preserve">, teams, activity; bottone "Duplica" aggiunto nelle card eventi della </w:t>
      </w:r>
      <w:proofErr w:type="spellStart"/>
      <w:r w:rsidRPr="00425917">
        <w:t>organizerHomeView</w:t>
      </w:r>
      <w:proofErr w:type="spellEnd"/>
    </w:p>
    <w:p w14:paraId="78430239" w14:textId="77777777" w:rsidR="00425917" w:rsidRPr="00425917" w:rsidRDefault="00425917" w:rsidP="00425917">
      <w:pPr>
        <w:numPr>
          <w:ilvl w:val="0"/>
          <w:numId w:val="28"/>
        </w:numPr>
      </w:pPr>
      <w:r w:rsidRPr="00425917">
        <w:t xml:space="preserve">3d </w:t>
      </w:r>
      <w:r w:rsidRPr="00425917">
        <w:rPr>
          <w:rFonts w:ascii="Segoe UI Emoji" w:hAnsi="Segoe UI Emoji" w:cs="Segoe UI Emoji"/>
        </w:rPr>
        <w:t>✅</w:t>
      </w:r>
      <w:r w:rsidRPr="00425917">
        <w:t xml:space="preserve"> Checkpoint finale con lock: campo </w:t>
      </w:r>
      <w:proofErr w:type="spellStart"/>
      <w:r w:rsidRPr="00425917">
        <w:t>isFinal</w:t>
      </w:r>
      <w:proofErr w:type="spellEnd"/>
      <w:r w:rsidRPr="00425917">
        <w:t xml:space="preserve">: </w:t>
      </w:r>
      <w:proofErr w:type="spellStart"/>
      <w:r w:rsidRPr="00425917">
        <w:t>boolean</w:t>
      </w:r>
      <w:proofErr w:type="spellEnd"/>
      <w:r w:rsidRPr="00425917">
        <w:t xml:space="preserve"> aggiunto al form checkpoint e al payload </w:t>
      </w:r>
      <w:proofErr w:type="spellStart"/>
      <w:r w:rsidRPr="00425917">
        <w:t>Firestore</w:t>
      </w:r>
      <w:proofErr w:type="spellEnd"/>
      <w:r w:rsidRPr="00425917">
        <w:t xml:space="preserve">; al </w:t>
      </w:r>
      <w:proofErr w:type="spellStart"/>
      <w:r w:rsidRPr="00425917">
        <w:t>submit</w:t>
      </w:r>
      <w:proofErr w:type="spellEnd"/>
      <w:r w:rsidRPr="00425917">
        <w:t xml:space="preserve"> di un checkpoint finale viene scritto </w:t>
      </w:r>
      <w:proofErr w:type="spellStart"/>
      <w:r w:rsidRPr="00425917">
        <w:t>isLocked</w:t>
      </w:r>
      <w:proofErr w:type="spellEnd"/>
      <w:r w:rsidRPr="00425917">
        <w:t xml:space="preserve">: </w:t>
      </w:r>
      <w:proofErr w:type="spellStart"/>
      <w:r w:rsidRPr="00425917">
        <w:t>true</w:t>
      </w:r>
      <w:proofErr w:type="spellEnd"/>
      <w:r w:rsidRPr="00425917">
        <w:t xml:space="preserve"> su </w:t>
      </w:r>
      <w:proofErr w:type="spellStart"/>
      <w:r w:rsidRPr="00425917">
        <w:t>teamStats</w:t>
      </w:r>
      <w:proofErr w:type="spellEnd"/>
      <w:r w:rsidRPr="00425917">
        <w:t>/{</w:t>
      </w:r>
      <w:proofErr w:type="spellStart"/>
      <w:r w:rsidRPr="00425917">
        <w:t>teamId</w:t>
      </w:r>
      <w:proofErr w:type="spellEnd"/>
      <w:r w:rsidRPr="00425917">
        <w:t xml:space="preserve">}; </w:t>
      </w:r>
      <w:proofErr w:type="spellStart"/>
      <w:r w:rsidRPr="00425917">
        <w:t>initParticipantView</w:t>
      </w:r>
      <w:proofErr w:type="spellEnd"/>
      <w:r w:rsidRPr="00425917">
        <w:t xml:space="preserve"> legge </w:t>
      </w:r>
      <w:proofErr w:type="spellStart"/>
      <w:r w:rsidRPr="00425917">
        <w:t>isLocked</w:t>
      </w:r>
      <w:proofErr w:type="spellEnd"/>
      <w:r w:rsidRPr="00425917">
        <w:t xml:space="preserve"> all'avvio e imposta </w:t>
      </w:r>
      <w:proofErr w:type="spellStart"/>
      <w:r w:rsidRPr="00425917">
        <w:t>isReadOnly</w:t>
      </w:r>
      <w:proofErr w:type="spellEnd"/>
      <w:r w:rsidRPr="00425917">
        <w:t xml:space="preserve"> = </w:t>
      </w:r>
      <w:proofErr w:type="spellStart"/>
      <w:r w:rsidRPr="00425917">
        <w:t>true</w:t>
      </w:r>
      <w:proofErr w:type="spellEnd"/>
      <w:r w:rsidRPr="00425917">
        <w:t xml:space="preserve"> con banner "Hai completato il percorso!"; reset form azzera correttamente </w:t>
      </w:r>
      <w:proofErr w:type="spellStart"/>
      <w:r w:rsidRPr="00425917">
        <w:t>isFinal</w:t>
      </w:r>
      <w:proofErr w:type="spellEnd"/>
    </w:p>
    <w:p w14:paraId="3DB94F06" w14:textId="77777777" w:rsidR="00425917" w:rsidRPr="00425917" w:rsidRDefault="00425917" w:rsidP="00425917">
      <w:r w:rsidRPr="00425917">
        <w:t>Pendenze minori da sistemare nel prossimo intervento:</w:t>
      </w:r>
    </w:p>
    <w:p w14:paraId="09197F03" w14:textId="77777777" w:rsidR="00425917" w:rsidRPr="00425917" w:rsidRDefault="00425917" w:rsidP="00425917">
      <w:pPr>
        <w:numPr>
          <w:ilvl w:val="0"/>
          <w:numId w:val="29"/>
        </w:numPr>
      </w:pPr>
      <w:r w:rsidRPr="00425917">
        <w:t xml:space="preserve">Rimuovere console.log di debug rimasto a riga 1741 di script.js ("Esecuzione </w:t>
      </w:r>
      <w:proofErr w:type="spellStart"/>
      <w:r w:rsidRPr="00425917">
        <w:t>listener</w:t>
      </w:r>
      <w:proofErr w:type="spellEnd"/>
      <w:r w:rsidRPr="00425917">
        <w:t xml:space="preserve"> sottomissioni")</w:t>
      </w:r>
    </w:p>
    <w:p w14:paraId="322A43CC" w14:textId="77777777" w:rsidR="00425917" w:rsidRPr="00425917" w:rsidRDefault="00425917" w:rsidP="00425917">
      <w:pPr>
        <w:numPr>
          <w:ilvl w:val="0"/>
          <w:numId w:val="29"/>
        </w:numPr>
      </w:pPr>
      <w:r w:rsidRPr="00425917">
        <w:t xml:space="preserve">Verificare presenza e correttezza del blocco HTML </w:t>
      </w:r>
      <w:proofErr w:type="spellStart"/>
      <w:r w:rsidRPr="00425917">
        <w:t>participantHomeView</w:t>
      </w:r>
      <w:proofErr w:type="spellEnd"/>
      <w:r w:rsidRPr="00425917">
        <w:t xml:space="preserve"> in index.html (vista multi-evento partecipante)</w:t>
      </w:r>
    </w:p>
    <w:p w14:paraId="1A77BB4F" w14:textId="77777777" w:rsidR="00425917" w:rsidRPr="00425917" w:rsidRDefault="00000000" w:rsidP="00425917">
      <w:r>
        <w:pict w14:anchorId="1E03AE16">
          <v:rect id="_x0000_i1030" style="width:0;height:1.5pt" o:hralign="center" o:hrstd="t" o:hr="t" fillcolor="#a0a0a0" stroked="f"/>
        </w:pict>
      </w:r>
    </w:p>
    <w:p w14:paraId="7E598323" w14:textId="77777777" w:rsidR="00425917" w:rsidRPr="00425917" w:rsidRDefault="00425917" w:rsidP="00425917">
      <w:r w:rsidRPr="00425917">
        <w:rPr>
          <w:b/>
          <w:bCs/>
        </w:rPr>
        <w:t>Note Operative</w:t>
      </w:r>
    </w:p>
    <w:p w14:paraId="4B08D3D2" w14:textId="77777777" w:rsidR="00425917" w:rsidRPr="00425917" w:rsidRDefault="00425917" w:rsidP="00425917">
      <w:pPr>
        <w:numPr>
          <w:ilvl w:val="0"/>
          <w:numId w:val="30"/>
        </w:numPr>
      </w:pPr>
      <w:r w:rsidRPr="00425917">
        <w:lastRenderedPageBreak/>
        <w:t>Aprire una chat per fase. Allegare sempre il codice aggiornato (non l'originale) e questo documento.</w:t>
      </w:r>
    </w:p>
    <w:p w14:paraId="2CB2EDBE" w14:textId="77777777" w:rsidR="00425917" w:rsidRPr="00425917" w:rsidRDefault="00425917" w:rsidP="00425917">
      <w:pPr>
        <w:numPr>
          <w:ilvl w:val="0"/>
          <w:numId w:val="30"/>
        </w:numPr>
      </w:pPr>
      <w:r w:rsidRPr="00425917">
        <w:t>Aggiornare questo documento alla fine di ogni chat con: cosa è stato fatto, eventuali decisioni prese, problemi emersi, stato attuale del codice.</w:t>
      </w:r>
    </w:p>
    <w:p w14:paraId="67574C51" w14:textId="77777777" w:rsidR="00425917" w:rsidRPr="00425917" w:rsidRDefault="00425917" w:rsidP="00425917">
      <w:pPr>
        <w:numPr>
          <w:ilvl w:val="0"/>
          <w:numId w:val="30"/>
        </w:numPr>
      </w:pPr>
      <w:r w:rsidRPr="00425917">
        <w:t xml:space="preserve">Il file piacenza-svelata.html è una pagina statica indipendente dalla </w:t>
      </w:r>
      <w:proofErr w:type="spellStart"/>
      <w:r w:rsidRPr="00425917">
        <w:t>webapp</w:t>
      </w:r>
      <w:proofErr w:type="spellEnd"/>
      <w:r w:rsidRPr="00425917">
        <w:t>, non va toccato nelle fasi di sviluppo.</w:t>
      </w:r>
    </w:p>
    <w:p w14:paraId="1B17A568" w14:textId="77777777" w:rsidR="00425917" w:rsidRPr="00425917" w:rsidRDefault="00425917" w:rsidP="00425917">
      <w:pPr>
        <w:numPr>
          <w:ilvl w:val="0"/>
          <w:numId w:val="30"/>
        </w:numPr>
      </w:pPr>
      <w:r w:rsidRPr="00425917">
        <w:t xml:space="preserve">Le Security Rules </w:t>
      </w:r>
      <w:proofErr w:type="spellStart"/>
      <w:r w:rsidRPr="00425917">
        <w:t>Firestore</w:t>
      </w:r>
      <w:proofErr w:type="spellEnd"/>
      <w:r w:rsidRPr="00425917">
        <w:t xml:space="preserve"> sono ora parte del documento e vanno aggiornate ad ogni modifica.</w:t>
      </w:r>
    </w:p>
    <w:p w14:paraId="6B398874" w14:textId="32C28F33" w:rsidR="00042640" w:rsidRDefault="00000000" w:rsidP="00042640">
      <w:r>
        <w:pict w14:anchorId="0E3A4F2C">
          <v:rect id="_x0000_i1031" style="width:0;height:1.5pt" o:hralign="center" o:hrstd="t" o:hr="t" fillcolor="#a0a0a0" stroked="f"/>
        </w:pict>
      </w:r>
    </w:p>
    <w:p w14:paraId="28151D2C" w14:textId="77777777" w:rsidR="00B37659" w:rsidRPr="00425917" w:rsidRDefault="00B37659" w:rsidP="00042640"/>
    <w:sectPr w:rsidR="00B37659" w:rsidRPr="00425917" w:rsidSect="003C05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FE1"/>
    <w:multiLevelType w:val="multilevel"/>
    <w:tmpl w:val="0E0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212"/>
    <w:multiLevelType w:val="multilevel"/>
    <w:tmpl w:val="E2C2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B58A6"/>
    <w:multiLevelType w:val="multilevel"/>
    <w:tmpl w:val="4A7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39D0"/>
    <w:multiLevelType w:val="multilevel"/>
    <w:tmpl w:val="580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90E90"/>
    <w:multiLevelType w:val="multilevel"/>
    <w:tmpl w:val="953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754F7"/>
    <w:multiLevelType w:val="multilevel"/>
    <w:tmpl w:val="887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4438"/>
    <w:multiLevelType w:val="multilevel"/>
    <w:tmpl w:val="A5A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25E9"/>
    <w:multiLevelType w:val="multilevel"/>
    <w:tmpl w:val="238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D210A"/>
    <w:multiLevelType w:val="multilevel"/>
    <w:tmpl w:val="730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61C58"/>
    <w:multiLevelType w:val="multilevel"/>
    <w:tmpl w:val="2D4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40F08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B597C"/>
    <w:multiLevelType w:val="multilevel"/>
    <w:tmpl w:val="70F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5DE6"/>
    <w:multiLevelType w:val="multilevel"/>
    <w:tmpl w:val="027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760E3"/>
    <w:multiLevelType w:val="multilevel"/>
    <w:tmpl w:val="49F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064F3"/>
    <w:multiLevelType w:val="multilevel"/>
    <w:tmpl w:val="277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242B"/>
    <w:multiLevelType w:val="multilevel"/>
    <w:tmpl w:val="92E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83F9B"/>
    <w:multiLevelType w:val="multilevel"/>
    <w:tmpl w:val="A66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12784"/>
    <w:multiLevelType w:val="multilevel"/>
    <w:tmpl w:val="4C8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C5AEE"/>
    <w:multiLevelType w:val="multilevel"/>
    <w:tmpl w:val="5DA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92962"/>
    <w:multiLevelType w:val="multilevel"/>
    <w:tmpl w:val="A412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E66B3"/>
    <w:multiLevelType w:val="multilevel"/>
    <w:tmpl w:val="5A8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3471D"/>
    <w:multiLevelType w:val="multilevel"/>
    <w:tmpl w:val="C75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03FB7"/>
    <w:multiLevelType w:val="multilevel"/>
    <w:tmpl w:val="431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E4A24"/>
    <w:multiLevelType w:val="multilevel"/>
    <w:tmpl w:val="326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C581C"/>
    <w:multiLevelType w:val="multilevel"/>
    <w:tmpl w:val="0BEE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76C65"/>
    <w:multiLevelType w:val="multilevel"/>
    <w:tmpl w:val="5A8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93CF2"/>
    <w:multiLevelType w:val="multilevel"/>
    <w:tmpl w:val="BA4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506B3"/>
    <w:multiLevelType w:val="multilevel"/>
    <w:tmpl w:val="845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65249"/>
    <w:multiLevelType w:val="multilevel"/>
    <w:tmpl w:val="109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57DE3"/>
    <w:multiLevelType w:val="multilevel"/>
    <w:tmpl w:val="9DB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88353">
    <w:abstractNumId w:val="22"/>
  </w:num>
  <w:num w:numId="2" w16cid:durableId="1004552051">
    <w:abstractNumId w:val="3"/>
  </w:num>
  <w:num w:numId="3" w16cid:durableId="1149830160">
    <w:abstractNumId w:val="26"/>
  </w:num>
  <w:num w:numId="4" w16cid:durableId="136343310">
    <w:abstractNumId w:val="2"/>
  </w:num>
  <w:num w:numId="5" w16cid:durableId="853346127">
    <w:abstractNumId w:val="19"/>
  </w:num>
  <w:num w:numId="6" w16cid:durableId="80761062">
    <w:abstractNumId w:val="1"/>
  </w:num>
  <w:num w:numId="7" w16cid:durableId="858422763">
    <w:abstractNumId w:val="15"/>
  </w:num>
  <w:num w:numId="8" w16cid:durableId="1935092000">
    <w:abstractNumId w:val="23"/>
  </w:num>
  <w:num w:numId="9" w16cid:durableId="1445420071">
    <w:abstractNumId w:val="27"/>
  </w:num>
  <w:num w:numId="10" w16cid:durableId="567542888">
    <w:abstractNumId w:val="7"/>
  </w:num>
  <w:num w:numId="11" w16cid:durableId="1121190632">
    <w:abstractNumId w:val="16"/>
  </w:num>
  <w:num w:numId="12" w16cid:durableId="862473863">
    <w:abstractNumId w:val="13"/>
  </w:num>
  <w:num w:numId="13" w16cid:durableId="760952222">
    <w:abstractNumId w:val="24"/>
  </w:num>
  <w:num w:numId="14" w16cid:durableId="368263635">
    <w:abstractNumId w:val="11"/>
  </w:num>
  <w:num w:numId="15" w16cid:durableId="1327441399">
    <w:abstractNumId w:val="21"/>
  </w:num>
  <w:num w:numId="16" w16cid:durableId="1773352099">
    <w:abstractNumId w:val="12"/>
  </w:num>
  <w:num w:numId="17" w16cid:durableId="1850213665">
    <w:abstractNumId w:val="0"/>
  </w:num>
  <w:num w:numId="18" w16cid:durableId="292908963">
    <w:abstractNumId w:val="28"/>
  </w:num>
  <w:num w:numId="19" w16cid:durableId="2025204740">
    <w:abstractNumId w:val="8"/>
  </w:num>
  <w:num w:numId="20" w16cid:durableId="396443916">
    <w:abstractNumId w:val="20"/>
  </w:num>
  <w:num w:numId="21" w16cid:durableId="623148710">
    <w:abstractNumId w:val="14"/>
  </w:num>
  <w:num w:numId="22" w16cid:durableId="900752607">
    <w:abstractNumId w:val="4"/>
  </w:num>
  <w:num w:numId="23" w16cid:durableId="467015817">
    <w:abstractNumId w:val="6"/>
  </w:num>
  <w:num w:numId="24" w16cid:durableId="987199839">
    <w:abstractNumId w:val="25"/>
  </w:num>
  <w:num w:numId="25" w16cid:durableId="560871955">
    <w:abstractNumId w:val="5"/>
  </w:num>
  <w:num w:numId="26" w16cid:durableId="1052271699">
    <w:abstractNumId w:val="9"/>
  </w:num>
  <w:num w:numId="27" w16cid:durableId="311954430">
    <w:abstractNumId w:val="10"/>
  </w:num>
  <w:num w:numId="28" w16cid:durableId="1483081022">
    <w:abstractNumId w:val="18"/>
  </w:num>
  <w:num w:numId="29" w16cid:durableId="1736277657">
    <w:abstractNumId w:val="17"/>
  </w:num>
  <w:num w:numId="30" w16cid:durableId="17945927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32"/>
    <w:rsid w:val="00042640"/>
    <w:rsid w:val="000D2C69"/>
    <w:rsid w:val="00177F72"/>
    <w:rsid w:val="001B108D"/>
    <w:rsid w:val="001D5303"/>
    <w:rsid w:val="002B03DC"/>
    <w:rsid w:val="002B566F"/>
    <w:rsid w:val="003630B1"/>
    <w:rsid w:val="003B7BEF"/>
    <w:rsid w:val="003C0567"/>
    <w:rsid w:val="00425917"/>
    <w:rsid w:val="00557232"/>
    <w:rsid w:val="005A6E6C"/>
    <w:rsid w:val="005E6883"/>
    <w:rsid w:val="00663C1A"/>
    <w:rsid w:val="00811294"/>
    <w:rsid w:val="00B37659"/>
    <w:rsid w:val="00BB0EC3"/>
    <w:rsid w:val="00BC2A3A"/>
    <w:rsid w:val="00C94267"/>
    <w:rsid w:val="00ED7CDD"/>
    <w:rsid w:val="00F419AA"/>
    <w:rsid w:val="00FA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35F0"/>
  <w15:chartTrackingRefBased/>
  <w15:docId w15:val="{0F881A6D-41AD-41D9-BA3C-DA0649C0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3C1A"/>
    <w:pPr>
      <w:jc w:val="both"/>
    </w:pPr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5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723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723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72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72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72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72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72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72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723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723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Fava</dc:creator>
  <cp:keywords/>
  <dc:description/>
  <cp:lastModifiedBy>Riccardo Fava</cp:lastModifiedBy>
  <cp:revision>10</cp:revision>
  <dcterms:created xsi:type="dcterms:W3CDTF">2026-05-18T10:16:00Z</dcterms:created>
  <dcterms:modified xsi:type="dcterms:W3CDTF">2026-05-22T08:00:00Z</dcterms:modified>
</cp:coreProperties>
</file>